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spacing w:before="1400" w:lineRule="auto"/>
        <w:ind w:right="0"/>
        <w:jc w:val="left"/>
        <w:rPr/>
        <w:pPrChange w:author="Anonymous" w:id="0" w:date="2020-01-31T07:49:47Z">
          <w:pPr>
            <w:pBdr>
              <w:top w:space="0" w:sz="0" w:val="nil"/>
              <w:left w:space="0" w:sz="0" w:val="nil"/>
              <w:bottom w:space="0" w:sz="0" w:val="nil"/>
              <w:right w:space="0" w:sz="0" w:val="nil"/>
              <w:between w:space="0" w:sz="0" w:val="nil"/>
            </w:pBdr>
            <w:shd w:fill="auto" w:val="clear"/>
            <w:spacing w:before="1400" w:lineRule="auto"/>
            <w:ind w:right="0"/>
            <w:jc w:val="center"/>
          </w:pPr>
        </w:pPrChange>
      </w:pPr>
      <w:r w:rsidDel="00000000" w:rsidR="00000000" w:rsidRPr="00000000">
        <w:rPr/>
        <w:drawing>
          <wp:inline distB="114300" distT="114300" distL="114300" distR="114300">
            <wp:extent cx="647700" cy="731901"/>
            <wp:effectExtent b="0" l="0" r="0" t="0"/>
            <wp:docPr descr="Placeholder graphic" id="6" name="image3.png"/>
            <a:graphic>
              <a:graphicData uri="http://schemas.openxmlformats.org/drawingml/2006/picture">
                <pic:pic>
                  <pic:nvPicPr>
                    <pic:cNvPr descr="Placeholder graphic" id="0" name="image3.png"/>
                    <pic:cNvPicPr preferRelativeResize="0"/>
                  </pic:nvPicPr>
                  <pic:blipFill>
                    <a:blip r:embed="rId7"/>
                    <a:srcRect b="0" l="0" r="0" t="0"/>
                    <a:stretch>
                      <a:fillRect/>
                    </a:stretch>
                  </pic:blipFill>
                  <pic:spPr>
                    <a:xfrm>
                      <a:off x="0" y="0"/>
                      <a:ext cx="647700" cy="731901"/>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Title"/>
        <w:pBdr>
          <w:top w:space="0" w:sz="0" w:val="nil"/>
          <w:left w:space="0" w:sz="0" w:val="nil"/>
          <w:bottom w:space="0" w:sz="0" w:val="nil"/>
          <w:right w:space="0" w:sz="0" w:val="nil"/>
          <w:between w:space="0" w:sz="0" w:val="nil"/>
        </w:pBdr>
        <w:shd w:fill="auto" w:val="clear"/>
        <w:ind w:right="0"/>
        <w:jc w:val="center"/>
        <w:rPr/>
      </w:pPr>
      <w:bookmarkStart w:colFirst="0" w:colLast="0" w:name="_ong4erlnwur" w:id="0"/>
      <w:bookmarkEnd w:id="0"/>
      <w:r w:rsidDel="00000000" w:rsidR="00000000" w:rsidRPr="00000000">
        <w:rPr>
          <w:rtl w:val="0"/>
        </w:rPr>
        <w:t xml:space="preserve">SINUHE</w:t>
      </w:r>
    </w:p>
    <w:p w:rsidR="00000000" w:rsidDel="00000000" w:rsidP="00000000" w:rsidRDefault="00000000" w:rsidRPr="00000000" w14:paraId="00000003">
      <w:pPr>
        <w:pStyle w:val="Title"/>
        <w:pBdr>
          <w:top w:space="0" w:sz="0" w:val="nil"/>
          <w:left w:space="0" w:sz="0" w:val="nil"/>
          <w:bottom w:space="0" w:sz="0" w:val="nil"/>
          <w:right w:space="0" w:sz="0" w:val="nil"/>
          <w:between w:space="0" w:sz="0" w:val="nil"/>
        </w:pBdr>
        <w:shd w:fill="auto" w:val="clear"/>
        <w:ind w:right="0"/>
        <w:jc w:val="center"/>
        <w:rPr/>
      </w:pPr>
      <w:bookmarkStart w:colFirst="0" w:colLast="0" w:name="_yhbmocgsebzx" w:id="1"/>
      <w:bookmarkEnd w:id="1"/>
      <w:r w:rsidDel="00000000" w:rsidR="00000000" w:rsidRPr="00000000">
        <w:rPr>
          <w:color w:val="e31c60"/>
          <w:rtl w:val="0"/>
        </w:rPr>
        <w:t xml:space="preserve">The HIEROTYPER</w:t>
      </w:r>
      <w:r w:rsidDel="00000000" w:rsidR="00000000" w:rsidRPr="00000000">
        <w:rPr>
          <w:rtl w:val="0"/>
        </w:rPr>
      </w:r>
    </w:p>
    <w:p w:rsidR="00000000" w:rsidDel="00000000" w:rsidP="00000000" w:rsidRDefault="00000000" w:rsidRPr="00000000" w14:paraId="00000004">
      <w:pPr>
        <w:pStyle w:val="Subtitle"/>
        <w:pBdr>
          <w:top w:space="0" w:sz="0" w:val="nil"/>
          <w:left w:space="0" w:sz="0" w:val="nil"/>
          <w:bottom w:space="0" w:sz="0" w:val="nil"/>
          <w:right w:space="0" w:sz="0" w:val="nil"/>
          <w:between w:space="0" w:sz="0" w:val="nil"/>
        </w:pBdr>
        <w:shd w:fill="auto" w:val="clear"/>
        <w:rPr/>
      </w:pPr>
      <w:bookmarkStart w:colFirst="0" w:colLast="0" w:name="_sug9kq86puun" w:id="2"/>
      <w:bookmarkEnd w:id="2"/>
      <w:r w:rsidDel="00000000" w:rsidR="00000000" w:rsidRPr="00000000">
        <w:rPr>
          <w:rtl w:val="0"/>
        </w:rPr>
        <w:t xml:space="preserve">　INSTALLATION GUIDE</w:t>
      </w:r>
      <w:r w:rsidDel="00000000" w:rsidR="00000000" w:rsidRPr="00000000">
        <w:drawing>
          <wp:anchor allowOverlap="1" behindDoc="0" distB="0" distT="0" distL="0" distR="0" hidden="0" layoutInCell="1" locked="0" relativeHeight="0" simplePos="0">
            <wp:simplePos x="0" y="0"/>
            <wp:positionH relativeFrom="column">
              <wp:posOffset>4572000</wp:posOffset>
            </wp:positionH>
            <wp:positionV relativeFrom="paragraph">
              <wp:posOffset>417659</wp:posOffset>
            </wp:positionV>
            <wp:extent cx="2143125" cy="914280"/>
            <wp:effectExtent b="204400" l="69613" r="69613" t="204400"/>
            <wp:wrapSquare wrapText="bothSides" distB="0" distT="0" distL="0" distR="0"/>
            <wp:docPr id="7"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rot="689794">
                      <a:off x="0" y="0"/>
                      <a:ext cx="2143125" cy="914280"/>
                    </a:xfrm>
                    <a:prstGeom prst="rect"/>
                    <a:ln/>
                  </pic:spPr>
                </pic:pic>
              </a:graphicData>
            </a:graphic>
          </wp:anchor>
        </w:drawing>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 made </w:t>
      </w:r>
      <w:hyperlink r:id="rId9">
        <w:r w:rsidDel="00000000" w:rsidR="00000000" w:rsidRPr="00000000">
          <w:rPr>
            <w:color w:val="1155cc"/>
            <w:u w:val="single"/>
            <w:rtl w:val="0"/>
          </w:rPr>
          <w:t xml:space="preserve">the website here</w:t>
        </w:r>
      </w:hyperlink>
      <w:r w:rsidDel="00000000" w:rsidR="00000000" w:rsidRPr="00000000">
        <w:rPr>
          <w:rtl w:val="0"/>
        </w:rPr>
        <w:t xml:space="preserve">. The website is more updated.</w:t>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jc w:val="center"/>
        <w:rPr>
          <w:b w:val="1"/>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spacing w:line="312" w:lineRule="auto"/>
        <w:ind w:left="-1440" w:right="1440" w:firstLine="0"/>
        <w:rPr>
          <w:rFonts w:ascii="Source Code Pro" w:cs="Source Code Pro" w:eastAsia="Source Code Pro" w:hAnsi="Source Code Pro"/>
          <w:color w:val="999999"/>
          <w:sz w:val="20"/>
          <w:szCs w:val="20"/>
        </w:rPr>
      </w:pPr>
      <w:r w:rsidDel="00000000" w:rsidR="00000000" w:rsidRPr="00000000">
        <w:rPr>
          <w:sz w:val="20"/>
          <w:szCs w:val="20"/>
        </w:rPr>
        <w:drawing>
          <wp:inline distB="114300" distT="114300" distL="114300" distR="114300">
            <wp:extent cx="7729538" cy="4051566"/>
            <wp:effectExtent b="0" l="0" r="0" t="0"/>
            <wp:docPr descr="Placeholder image" id="3" name="image4.jpg"/>
            <a:graphic>
              <a:graphicData uri="http://schemas.openxmlformats.org/drawingml/2006/picture">
                <pic:pic>
                  <pic:nvPicPr>
                    <pic:cNvPr descr="Placeholder image" id="0" name="image4.jpg"/>
                    <pic:cNvPicPr preferRelativeResize="0"/>
                  </pic:nvPicPr>
                  <pic:blipFill>
                    <a:blip r:embed="rId10"/>
                    <a:srcRect b="0" l="0" r="0" t="0"/>
                    <a:stretch>
                      <a:fillRect/>
                    </a:stretch>
                  </pic:blipFill>
                  <pic:spPr>
                    <a:xfrm>
                      <a:off x="0" y="0"/>
                      <a:ext cx="7729538" cy="4051566"/>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spacing w:before="0" w:lineRule="auto"/>
        <w:jc w:val="right"/>
        <w:rPr>
          <w:i w:val="1"/>
          <w:color w:val="e31c60"/>
          <w:sz w:val="20"/>
          <w:szCs w:val="20"/>
        </w:rPr>
      </w:pPr>
      <w:r w:rsidDel="00000000" w:rsidR="00000000" w:rsidRPr="00000000">
        <w:rPr>
          <w:i w:val="1"/>
          <w:color w:val="e31c60"/>
          <w:sz w:val="20"/>
          <w:szCs w:val="20"/>
          <w:rtl w:val="0"/>
        </w:rPr>
        <w:t xml:space="preserve">HieroJIS and Marwan’s font were combined and named SINUHE</w:t>
      </w:r>
      <w:r w:rsidDel="00000000" w:rsidR="00000000" w:rsidRPr="00000000">
        <w:rPr>
          <w:rtl w:val="0"/>
        </w:rPr>
      </w:r>
    </w:p>
    <w:p w:rsidR="00000000" w:rsidDel="00000000" w:rsidP="00000000" w:rsidRDefault="00000000" w:rsidRPr="00000000" w14:paraId="0000000C">
      <w:pPr>
        <w:pStyle w:val="Heading1"/>
        <w:pBdr>
          <w:top w:space="0" w:sz="0" w:val="nil"/>
          <w:left w:space="0" w:sz="0" w:val="nil"/>
          <w:bottom w:space="0" w:sz="0" w:val="nil"/>
          <w:right w:space="0" w:sz="0" w:val="nil"/>
          <w:between w:space="0" w:sz="0" w:val="nil"/>
        </w:pBdr>
        <w:shd w:fill="auto" w:val="clear"/>
        <w:rPr>
          <w:rFonts w:ascii="Covered By Your Grace" w:cs="Covered By Your Grace" w:eastAsia="Covered By Your Grace" w:hAnsi="Covered By Your Grace"/>
          <w:color w:val="424242"/>
          <w:sz w:val="36"/>
          <w:szCs w:val="36"/>
        </w:rPr>
      </w:pPr>
      <w:bookmarkStart w:colFirst="0" w:colLast="0" w:name="_ds0072lp2kp8" w:id="3"/>
      <w:bookmarkEnd w:id="3"/>
      <w:r w:rsidDel="00000000" w:rsidR="00000000" w:rsidRPr="00000000">
        <w:rPr>
          <w:rtl w:val="0"/>
        </w:rPr>
        <w:t xml:space="preserve">HOW TO USE SINUHE</w:t>
        <w:br w:type="textWrapping"/>
      </w:r>
      <w:r w:rsidDel="00000000" w:rsidR="00000000" w:rsidRPr="00000000">
        <w:rPr>
          <w:rFonts w:ascii="Covered By Your Grace" w:cs="Covered By Your Grace" w:eastAsia="Covered By Your Grace" w:hAnsi="Covered By Your Grace"/>
          <w:color w:val="424242"/>
          <w:sz w:val="36"/>
          <w:szCs w:val="36"/>
          <w:rtl w:val="0"/>
        </w:rPr>
        <w:t xml:space="preserve">- - - - X</w:t>
      </w:r>
    </w:p>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Download </w:t>
      </w:r>
      <w:commentRangeStart w:id="0"/>
      <w:commentRangeStart w:id="1"/>
      <w:commentRangeStart w:id="2"/>
      <w:commentRangeStart w:id="3"/>
      <w:commentRangeStart w:id="4"/>
      <w:commentRangeStart w:id="5"/>
      <w:hyperlink r:id="rId11">
        <w:r w:rsidDel="00000000" w:rsidR="00000000" w:rsidRPr="00000000">
          <w:rPr>
            <w:color w:val="1155cc"/>
            <w:u w:val="single"/>
            <w:rtl w:val="0"/>
          </w:rPr>
          <w:t xml:space="preserve">SINUHE SUIT</w:t>
        </w:r>
      </w:hyperlink>
      <w:commentRangeEnd w:id="0"/>
      <w:r w:rsidDel="00000000" w:rsidR="00000000" w:rsidRPr="00000000">
        <w:commentReference w:id="0"/>
      </w:r>
      <w:commentRangeEnd w:id="1"/>
      <w:r w:rsidDel="00000000" w:rsidR="00000000" w:rsidRPr="00000000">
        <w:commentReference w:id="1"/>
      </w:r>
      <w:commentRangeEnd w:id="2"/>
      <w:r w:rsidDel="00000000" w:rsidR="00000000" w:rsidRPr="00000000">
        <w:commentReference w:id="2"/>
      </w:r>
      <w:commentRangeEnd w:id="3"/>
      <w:r w:rsidDel="00000000" w:rsidR="00000000" w:rsidRPr="00000000">
        <w:commentReference w:id="3"/>
      </w:r>
      <w:commentRangeEnd w:id="4"/>
      <w:r w:rsidDel="00000000" w:rsidR="00000000" w:rsidRPr="00000000">
        <w:commentReference w:id="4"/>
      </w:r>
      <w:commentRangeEnd w:id="5"/>
      <w:r w:rsidDel="00000000" w:rsidR="00000000" w:rsidRPr="00000000">
        <w:commentReference w:id="5"/>
      </w:r>
      <w:hyperlink r:id="rId12">
        <w:r w:rsidDel="00000000" w:rsidR="00000000" w:rsidRPr="00000000">
          <w:rPr>
            <w:color w:val="1155cc"/>
            <w:u w:val="single"/>
            <w:rtl w:val="0"/>
          </w:rPr>
          <w:t xml:space="preserve">E</w:t>
        </w:r>
      </w:hyperlink>
      <w:r w:rsidDel="00000000" w:rsidR="00000000" w:rsidRPr="00000000">
        <w:rPr>
          <w:rtl w:val="0"/>
        </w:rPr>
        <w:t xml:space="preserve"> or from GitHub repo (</w:t>
      </w:r>
      <w:hyperlink r:id="rId13">
        <w:r w:rsidDel="00000000" w:rsidR="00000000" w:rsidRPr="00000000">
          <w:rPr>
            <w:color w:val="1155cc"/>
            <w:u w:val="single"/>
            <w:rtl w:val="0"/>
          </w:rPr>
          <w:t xml:space="preserve">https://github.com/somiyagawa/SINUHE-the-Hierotyper</w:t>
        </w:r>
      </w:hyperlink>
      <w:r w:rsidDel="00000000" w:rsidR="00000000" w:rsidRPr="00000000">
        <w:rPr>
          <w:rtl w:val="0"/>
        </w:rPr>
        <w:t xml:space="preserve">)</w:t>
      </w:r>
      <w:r w:rsidDel="00000000" w:rsidR="00000000" w:rsidRPr="00000000">
        <w:rPr>
          <w:rtl w:val="0"/>
        </w:rPr>
        <w:t xml:space="preserve">. (</w:t>
      </w:r>
      <w:r w:rsidDel="00000000" w:rsidR="00000000" w:rsidRPr="00000000">
        <w:rPr>
          <w:color w:val="e91d63"/>
          <w:highlight w:val="white"/>
          <w:rtl w:val="0"/>
        </w:rPr>
        <w:t xml:space="preserve">from here, you can follow </w:t>
      </w:r>
      <w:hyperlink r:id="rId14">
        <w:r w:rsidDel="00000000" w:rsidR="00000000" w:rsidRPr="00000000">
          <w:rPr>
            <w:color w:val="e91d63"/>
            <w:highlight w:val="white"/>
            <w:u w:val="single"/>
            <w:rtl w:val="0"/>
          </w:rPr>
          <w:t xml:space="preserve">this video</w:t>
        </w:r>
      </w:hyperlink>
      <w:r w:rsidDel="00000000" w:rsidR="00000000" w:rsidRPr="00000000">
        <w:rPr>
          <w:rtl w:val="0"/>
        </w:rPr>
        <w:t xml:space="preserve">)</w:t>
      </w:r>
      <w:commentRangeStart w:id="6"/>
      <w:commentRangeStart w:id="7"/>
      <w:r w:rsidDel="00000000" w:rsidR="00000000" w:rsidRPr="00000000">
        <w:rPr>
          <w:rtl w:val="0"/>
        </w:rPr>
      </w:r>
    </w:p>
    <w:p w:rsidR="00000000" w:rsidDel="00000000" w:rsidP="00000000" w:rsidRDefault="00000000" w:rsidRPr="00000000" w14:paraId="0000000E">
      <w:pPr>
        <w:numPr>
          <w:ilvl w:val="0"/>
          <w:numId w:val="5"/>
        </w:numPr>
        <w:pBdr>
          <w:top w:space="0" w:sz="0" w:val="nil"/>
          <w:left w:space="0" w:sz="0" w:val="nil"/>
          <w:bottom w:space="0" w:sz="0" w:val="nil"/>
          <w:right w:space="0" w:sz="0" w:val="nil"/>
          <w:between w:space="0" w:sz="0" w:val="nil"/>
        </w:pBdr>
        <w:shd w:fill="auto" w:val="clear"/>
        <w:spacing w:after="0" w:afterAutospacing="0"/>
        <w:ind w:left="720" w:hanging="360"/>
        <w:rPr>
          <w:u w:val="none"/>
        </w:rPr>
      </w:pPr>
      <w:commentRangeEnd w:id="6"/>
      <w:r w:rsidDel="00000000" w:rsidR="00000000" w:rsidRPr="00000000">
        <w:commentReference w:id="6"/>
      </w:r>
      <w:commentRangeEnd w:id="7"/>
      <w:r w:rsidDel="00000000" w:rsidR="00000000" w:rsidRPr="00000000">
        <w:commentReference w:id="7"/>
      </w:r>
      <w:r w:rsidDel="00000000" w:rsidR="00000000" w:rsidRPr="00000000">
        <w:rPr>
          <w:rtl w:val="0"/>
        </w:rPr>
        <w:t xml:space="preserve">Install </w:t>
      </w:r>
      <w:hyperlink r:id="rId15">
        <w:r w:rsidDel="00000000" w:rsidR="00000000" w:rsidRPr="00000000">
          <w:rPr>
            <w:color w:val="1155cc"/>
            <w:u w:val="single"/>
            <w:rtl w:val="0"/>
          </w:rPr>
          <w:t xml:space="preserve">Google Japanese input</w:t>
        </w:r>
      </w:hyperlink>
      <w:r w:rsidDel="00000000" w:rsidR="00000000" w:rsidRPr="00000000">
        <w:rPr>
          <w:rtl w:val="0"/>
        </w:rPr>
      </w:r>
    </w:p>
    <w:p w:rsidR="00000000" w:rsidDel="00000000" w:rsidP="00000000" w:rsidRDefault="00000000" w:rsidRPr="00000000" w14:paraId="0000000F">
      <w:pPr>
        <w:numPr>
          <w:ilvl w:val="0"/>
          <w:numId w:val="5"/>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pPr>
      <w:r w:rsidDel="00000000" w:rsidR="00000000" w:rsidRPr="00000000">
        <w:rPr>
          <w:rtl w:val="0"/>
        </w:rPr>
        <w:t xml:space="preserve">Set up the Google Japanese Input on System Preferences or Control Panel. For Mac Users, use Full-Width Alphanumeric.</w:t>
      </w:r>
      <w:r w:rsidDel="00000000" w:rsidR="00000000" w:rsidRPr="00000000">
        <w:rPr>
          <w:rtl w:val="0"/>
        </w:rPr>
      </w:r>
    </w:p>
    <w:p w:rsidR="00000000" w:rsidDel="00000000" w:rsidP="00000000" w:rsidRDefault="00000000" w:rsidRPr="00000000" w14:paraId="00000010">
      <w:pPr>
        <w:numPr>
          <w:ilvl w:val="0"/>
          <w:numId w:val="5"/>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ins w:author="Gabriel Martins" w:id="1" w:date="2020-02-29T21:09:11Z"/>
          <w:u w:val="none"/>
        </w:rPr>
      </w:pPr>
      <w:r w:rsidDel="00000000" w:rsidR="00000000" w:rsidRPr="00000000">
        <w:rPr>
          <w:rtl w:val="0"/>
        </w:rPr>
        <w:t xml:space="preserve">I </w:t>
      </w:r>
      <w:ins w:author="Gabriel Martins" w:id="1" w:date="2020-02-29T21:09:11Z">
        <w:r w:rsidDel="00000000" w:rsidR="00000000" w:rsidRPr="00000000">
          <w:rPr>
            <w:rtl w:val="0"/>
          </w:rPr>
        </w:r>
      </w:ins>
    </w:p>
    <w:p w:rsidR="00000000" w:rsidDel="00000000" w:rsidP="00000000" w:rsidRDefault="00000000" w:rsidRPr="00000000" w14:paraId="00000011">
      <w:pPr>
        <w:numPr>
          <w:ilvl w:val="0"/>
          <w:numId w:val="5"/>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ins w:author="Gabriel Martins" w:id="1" w:date="2020-02-29T21:09:11Z"/>
          <w:u w:val="none"/>
        </w:rPr>
      </w:pPr>
      <w:ins w:author="Gabriel Martins" w:id="1" w:date="2020-02-29T21:09:11Z">
        <w:r w:rsidDel="00000000" w:rsidR="00000000" w:rsidRPr="00000000">
          <w:rPr>
            <w:rtl w:val="0"/>
          </w:rPr>
        </w:r>
      </w:ins>
    </w:p>
    <w:p w:rsidR="00000000" w:rsidDel="00000000" w:rsidP="00000000" w:rsidRDefault="00000000" w:rsidRPr="00000000" w14:paraId="00000012">
      <w:pPr>
        <w:numPr>
          <w:ilvl w:val="0"/>
          <w:numId w:val="5"/>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u w:val="none"/>
        </w:rPr>
      </w:pPr>
      <w:r w:rsidDel="00000000" w:rsidR="00000000" w:rsidRPr="00000000">
        <w:rPr>
          <w:rtl w:val="0"/>
        </w:rPr>
        <w:t xml:space="preserve">recommend you to set the ctrl + SPACE shortcut</w:t>
      </w:r>
    </w:p>
    <w:p w:rsidR="00000000" w:rsidDel="00000000" w:rsidP="00000000" w:rsidRDefault="00000000" w:rsidRPr="00000000" w14:paraId="00000013">
      <w:pPr>
        <w:numPr>
          <w:ilvl w:val="0"/>
          <w:numId w:val="5"/>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pPr>
      <w:r w:rsidDel="00000000" w:rsidR="00000000" w:rsidRPr="00000000">
        <w:rPr>
          <w:rtl w:val="0"/>
        </w:rPr>
        <w:t xml:space="preserve">Open Google Japanese Input’s Dictionary Tool</w:t>
      </w:r>
    </w:p>
    <w:p w:rsidR="00000000" w:rsidDel="00000000" w:rsidP="00000000" w:rsidRDefault="00000000" w:rsidRPr="00000000" w14:paraId="00000014">
      <w:pPr>
        <w:numPr>
          <w:ilvl w:val="0"/>
          <w:numId w:val="5"/>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u w:val="none"/>
        </w:rPr>
      </w:pPr>
      <w:r w:rsidDel="00000000" w:rsidR="00000000" w:rsidRPr="00000000">
        <w:rPr>
          <w:rtl w:val="0"/>
        </w:rPr>
        <w:t xml:space="preserve">Import JISBasicDictSet.txt or </w:t>
      </w:r>
      <w:hyperlink r:id="rId16">
        <w:r w:rsidDel="00000000" w:rsidR="00000000" w:rsidRPr="00000000">
          <w:rPr>
            <w:rFonts w:ascii="Arial" w:cs="Arial" w:eastAsia="Arial" w:hAnsi="Arial"/>
            <w:color w:val="4078c0"/>
            <w:sz w:val="21"/>
            <w:szCs w:val="21"/>
            <w:u w:val="single"/>
            <w:shd w:fill="f5f5f5" w:val="clear"/>
            <w:rtl w:val="0"/>
          </w:rPr>
          <w:t xml:space="preserve">hierojis16112016.txt</w:t>
        </w:r>
      </w:hyperlink>
      <w:r w:rsidDel="00000000" w:rsidR="00000000" w:rsidRPr="00000000">
        <w:rPr>
          <w:rtl w:val="0"/>
        </w:rPr>
        <w:t xml:space="preserve"> on Dictionary </w:t>
      </w:r>
      <w:commentRangeStart w:id="8"/>
      <w:commentRangeStart w:id="9"/>
      <w:commentRangeStart w:id="10"/>
      <w:commentRangeStart w:id="11"/>
      <w:commentRangeStart w:id="12"/>
      <w:commentRangeStart w:id="13"/>
      <w:commentRangeStart w:id="14"/>
      <w:commentRangeStart w:id="15"/>
      <w:commentRangeStart w:id="16"/>
      <w:commentRangeStart w:id="17"/>
      <w:commentRangeStart w:id="18"/>
      <w:commentRangeStart w:id="19"/>
      <w:commentRangeStart w:id="20"/>
      <w:commentRangeStart w:id="21"/>
      <w:r w:rsidDel="00000000" w:rsidR="00000000" w:rsidRPr="00000000">
        <w:rPr>
          <w:rtl w:val="0"/>
        </w:rPr>
        <w:t xml:space="preserve">Tool</w:t>
      </w:r>
      <w:commentRangeEnd w:id="8"/>
      <w:r w:rsidDel="00000000" w:rsidR="00000000" w:rsidRPr="00000000">
        <w:commentReference w:id="8"/>
      </w:r>
      <w:commentRangeEnd w:id="9"/>
      <w:r w:rsidDel="00000000" w:rsidR="00000000" w:rsidRPr="00000000">
        <w:commentReference w:id="9"/>
      </w:r>
      <w:commentRangeEnd w:id="10"/>
      <w:r w:rsidDel="00000000" w:rsidR="00000000" w:rsidRPr="00000000">
        <w:commentReference w:id="10"/>
      </w:r>
      <w:commentRangeEnd w:id="11"/>
      <w:r w:rsidDel="00000000" w:rsidR="00000000" w:rsidRPr="00000000">
        <w:commentReference w:id="11"/>
      </w:r>
      <w:commentRangeEnd w:id="12"/>
      <w:r w:rsidDel="00000000" w:rsidR="00000000" w:rsidRPr="00000000">
        <w:commentReference w:id="12"/>
      </w:r>
      <w:commentRangeEnd w:id="13"/>
      <w:r w:rsidDel="00000000" w:rsidR="00000000" w:rsidRPr="00000000">
        <w:commentReference w:id="13"/>
      </w:r>
      <w:commentRangeEnd w:id="14"/>
      <w:r w:rsidDel="00000000" w:rsidR="00000000" w:rsidRPr="00000000">
        <w:commentReference w:id="14"/>
      </w:r>
      <w:commentRangeEnd w:id="15"/>
      <w:r w:rsidDel="00000000" w:rsidR="00000000" w:rsidRPr="00000000">
        <w:commentReference w:id="15"/>
      </w:r>
      <w:commentRangeEnd w:id="16"/>
      <w:r w:rsidDel="00000000" w:rsidR="00000000" w:rsidRPr="00000000">
        <w:commentReference w:id="16"/>
      </w:r>
      <w:commentRangeEnd w:id="17"/>
      <w:r w:rsidDel="00000000" w:rsidR="00000000" w:rsidRPr="00000000">
        <w:commentReference w:id="17"/>
      </w:r>
      <w:commentRangeEnd w:id="18"/>
      <w:r w:rsidDel="00000000" w:rsidR="00000000" w:rsidRPr="00000000">
        <w:commentReference w:id="18"/>
      </w:r>
      <w:commentRangeEnd w:id="19"/>
      <w:r w:rsidDel="00000000" w:rsidR="00000000" w:rsidRPr="00000000">
        <w:commentReference w:id="19"/>
      </w:r>
      <w:commentRangeEnd w:id="20"/>
      <w:r w:rsidDel="00000000" w:rsidR="00000000" w:rsidRPr="00000000">
        <w:commentReference w:id="20"/>
      </w:r>
      <w:commentRangeEnd w:id="21"/>
      <w:r w:rsidDel="00000000" w:rsidR="00000000" w:rsidRPr="00000000">
        <w:commentReference w:id="21"/>
      </w:r>
      <w:r w:rsidDel="00000000" w:rsidR="00000000" w:rsidRPr="00000000">
        <w:rPr>
          <w:rtl w:val="0"/>
        </w:rPr>
        <w:t xml:space="preserve"> (pls ignore errors)</w:t>
      </w:r>
    </w:p>
    <w:p w:rsidR="00000000" w:rsidDel="00000000" w:rsidP="00000000" w:rsidRDefault="00000000" w:rsidRPr="00000000" w14:paraId="00000015">
      <w:pPr>
        <w:numPr>
          <w:ilvl w:val="0"/>
          <w:numId w:val="5"/>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u w:val="none"/>
        </w:rPr>
      </w:pPr>
      <w:r w:rsidDel="00000000" w:rsidR="00000000" w:rsidRPr="00000000">
        <w:rPr>
          <w:rtl w:val="0"/>
        </w:rPr>
        <w:t xml:space="preserve">Turn on Google Japanese Input. Add it on your Keyboard and Language.</w:t>
      </w:r>
      <w:r w:rsidDel="00000000" w:rsidR="00000000" w:rsidRPr="00000000">
        <w:rPr>
          <w:rtl w:val="0"/>
        </w:rPr>
      </w:r>
    </w:p>
    <w:p w:rsidR="00000000" w:rsidDel="00000000" w:rsidP="00000000" w:rsidRDefault="00000000" w:rsidRPr="00000000" w14:paraId="00000016">
      <w:pPr>
        <w:numPr>
          <w:ilvl w:val="0"/>
          <w:numId w:val="5"/>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u w:val="none"/>
        </w:rPr>
      </w:pPr>
      <w:r w:rsidDel="00000000" w:rsidR="00000000" w:rsidRPr="00000000">
        <w:rPr>
          <w:rtl w:val="0"/>
        </w:rPr>
        <w:t xml:space="preserve">If you cannot do, please watch </w:t>
      </w:r>
      <w:hyperlink r:id="rId17">
        <w:r w:rsidDel="00000000" w:rsidR="00000000" w:rsidRPr="00000000">
          <w:rPr>
            <w:color w:val="e91d63"/>
            <w:highlight w:val="white"/>
            <w:u w:val="single"/>
            <w:rtl w:val="0"/>
          </w:rPr>
          <w:t xml:space="preserve">this video</w:t>
        </w:r>
      </w:hyperlink>
      <w:r w:rsidDel="00000000" w:rsidR="00000000" w:rsidRPr="00000000">
        <w:rPr>
          <w:rtl w:val="0"/>
        </w:rPr>
        <w:t xml:space="preserve"> (for WIN users, I will help you in person, please send an email).</w:t>
      </w:r>
    </w:p>
    <w:p w:rsidR="00000000" w:rsidDel="00000000" w:rsidP="00000000" w:rsidRDefault="00000000" w:rsidRPr="00000000" w14:paraId="00000017">
      <w:pPr>
        <w:numPr>
          <w:ilvl w:val="0"/>
          <w:numId w:val="5"/>
        </w:numPr>
        <w:pBdr>
          <w:top w:space="0" w:sz="0" w:val="nil"/>
          <w:left w:space="0" w:sz="0" w:val="nil"/>
          <w:bottom w:space="0" w:sz="0" w:val="nil"/>
          <w:right w:space="0" w:sz="0" w:val="nil"/>
          <w:between w:space="0" w:sz="0" w:val="nil"/>
        </w:pBdr>
        <w:shd w:fill="auto" w:val="clear"/>
        <w:spacing w:before="0" w:beforeAutospacing="0"/>
        <w:ind w:left="720" w:hanging="360"/>
        <w:rPr>
          <w:ins w:author="Anonymous" w:id="2" w:date="2020-03-08T09:56:58Z"/>
          <w:u w:val="none"/>
        </w:rPr>
      </w:pPr>
      <w:ins w:author="Anonymous" w:id="2" w:date="2020-03-08T09:56:58Z">
        <w:r w:rsidDel="00000000" w:rsidR="00000000" w:rsidRPr="00000000">
          <w:rPr>
            <w:rtl w:val="0"/>
          </w:rPr>
        </w:r>
      </w:ins>
    </w:p>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ind w:left="720" w:hanging="360"/>
        <w:rPr>
          <w:ins w:author="Anonymous" w:id="2" w:date="2020-03-08T09:56:58Z"/>
        </w:rPr>
      </w:pPr>
      <w:ins w:author="Anonymous" w:id="2" w:date="2020-03-08T09:56:58Z">
        <w:r w:rsidDel="00000000" w:rsidR="00000000" w:rsidRPr="00000000">
          <w:pict>
            <v:rect style="width:0.0pt;height:1.5pt" o:hr="t" o:hrstd="t" o:hralign="center" fillcolor="#A0A0A0" stroked="f"/>
          </w:pict>
        </w:r>
        <w:r w:rsidDel="00000000" w:rsidR="00000000" w:rsidRPr="00000000">
          <w:rPr>
            <w:rtl w:val="0"/>
          </w:rPr>
        </w:r>
      </w:ins>
    </w:p>
    <w:p w:rsidR="00000000" w:rsidDel="00000000" w:rsidP="00000000" w:rsidRDefault="00000000" w:rsidRPr="00000000" w14:paraId="00000019">
      <w:pPr>
        <w:numPr>
          <w:ilvl w:val="0"/>
          <w:numId w:val="5"/>
        </w:numPr>
        <w:pBdr>
          <w:top w:space="0" w:sz="0" w:val="nil"/>
          <w:left w:space="0" w:sz="0" w:val="nil"/>
          <w:bottom w:space="0" w:sz="0" w:val="nil"/>
          <w:right w:space="0" w:sz="0" w:val="nil"/>
          <w:between w:space="0" w:sz="0" w:val="nil"/>
        </w:pBdr>
        <w:shd w:fill="auto" w:val="clear"/>
        <w:ind w:left="720" w:hanging="360"/>
        <w:rPr>
          <w:ins w:author="Anonymous" w:id="7" w:date="2020-03-08T09:58:35Z"/>
          <w:u w:val="none"/>
        </w:rPr>
      </w:pPr>
      <w:ins w:author="Anonymous" w:id="3" w:date="2020-03-08T09:57:15Z">
        <w:r w:rsidDel="00000000" w:rsidR="00000000" w:rsidRPr="00000000">
          <w:rPr>
            <w:rtl w:val="0"/>
          </w:rPr>
          <w:t xml:space="preserve">𓅄</w:t>
        </w:r>
      </w:ins>
      <w:ins w:author="Anonymous" w:id="4" w:date="2020-03-08T09:57:18Z">
        <w:r w:rsidDel="00000000" w:rsidR="00000000" w:rsidRPr="00000000">
          <w:rPr>
            <w:rtl w:val="0"/>
          </w:rPr>
          <w:t xml:space="preserve">𓄤𓄨𓅇𓅛</w:t>
        </w:r>
      </w:ins>
      <w:ins w:author="Anonymous" w:id="5" w:date="2020-03-08T09:57:21Z">
        <w:r w:rsidDel="00000000" w:rsidR="00000000" w:rsidRPr="00000000">
          <w:rPr>
            <w:rtl w:val="0"/>
          </w:rPr>
          <w:t xml:space="preserve">𓅑𓅣𓅖𓅄𓅇𓄽𓄱𓄹</w:t>
        </w:r>
      </w:ins>
      <w:ins w:author="Anonymous" w:id="6" w:date="2020-03-08T09:57:30Z">
        <w:r w:rsidDel="00000000" w:rsidR="00000000" w:rsidRPr="00000000">
          <w:rPr>
            <w:rtl w:val="1"/>
          </w:rPr>
          <w:t xml:space="preserve">ر</w:t>
        </w:r>
        <w:r w:rsidDel="00000000" w:rsidR="00000000" w:rsidRPr="00000000">
          <w:rPr>
            <w:rtl w:val="1"/>
          </w:rPr>
          <w:t xml:space="preserve">١</w:t>
        </w:r>
        <w:r w:rsidDel="00000000" w:rsidR="00000000" w:rsidRPr="00000000">
          <w:rPr>
            <w:rtl w:val="1"/>
          </w:rPr>
          <w:t xml:space="preserve">غ</w:t>
        </w:r>
      </w:ins>
      <w:ins w:author="Anonymous" w:id="7" w:date="2020-03-08T09:58:35Z">
        <w:r w:rsidDel="00000000" w:rsidR="00000000" w:rsidRPr="00000000">
          <w:rPr>
            <w:rtl w:val="0"/>
          </w:rPr>
        </w:r>
      </w:ins>
    </w:p>
    <w:sdt>
      <w:sdtPr>
        <w:docPartObj>
          <w:docPartGallery w:val="Table of Contents"/>
          <w:docPartUnique w:val="1"/>
        </w:docPartObj>
      </w:sdtPr>
      <w:sdtContent>
        <w:p w:rsidR="00000000" w:rsidDel="00000000" w:rsidP="00000000" w:rsidRDefault="00000000" w:rsidRPr="00000000" w14:paraId="0000001A">
          <w:pPr>
            <w:numPr>
              <w:ilvl w:val="0"/>
              <w:numId w:val="5"/>
            </w:numPr>
            <w:tabs>
              <w:tab w:val="right" w:pos="9360"/>
            </w:tabs>
            <w:spacing w:before="80" w:line="240" w:lineRule="auto"/>
            <w:ind w:left="0" w:firstLine="0"/>
            <w:rPr>
              <w:ins w:author="Anonymous" w:id="7" w:date="2020-03-08T09:58:35Z"/>
              <w:u w:val="none"/>
            </w:rPr>
          </w:pPr>
          <w:r w:rsidDel="00000000" w:rsidR="00000000" w:rsidRPr="00000000">
            <w:fldChar w:fldCharType="begin"/>
            <w:instrText xml:space="preserve"> TOC \h \u \z </w:instrText>
            <w:fldChar w:fldCharType="separate"/>
          </w:r>
          <w:ins w:author="Anonymous" w:id="7" w:date="2020-03-08T09:58:35Z">
            <w:r w:rsidDel="00000000" w:rsidR="00000000" w:rsidRPr="00000000">
              <w:fldChar w:fldCharType="begin"/>
            </w:r>
            <w:r w:rsidDel="00000000" w:rsidR="00000000" w:rsidRPr="00000000">
              <w:instrText xml:space="preserve">HYPERLINK \l "_ds0072lp2kp8"</w:instrText>
            </w:r>
            <w:r w:rsidDel="00000000" w:rsidR="00000000" w:rsidRPr="00000000">
              <w:fldChar w:fldCharType="separate"/>
            </w:r>
            <w:r w:rsidDel="00000000" w:rsidR="00000000" w:rsidRPr="00000000">
              <w:rPr>
                <w:rtl w:val="0"/>
              </w:rPr>
              <w:t xml:space="preserve">HOW TO USE SINUHE</w:t>
              <w:br w:type="textWrapping"/>
              <w:t xml:space="preserve">- - - - X</w:t>
            </w:r>
            <w:r w:rsidDel="00000000" w:rsidR="00000000" w:rsidRPr="00000000">
              <w:fldChar w:fldCharType="end"/>
            </w:r>
            <w:r w:rsidDel="00000000" w:rsidR="00000000" w:rsidRPr="00000000">
              <w:rPr>
                <w:rtl w:val="0"/>
              </w:rPr>
              <w:tab/>
            </w:r>
            <w:r w:rsidDel="00000000" w:rsidR="00000000" w:rsidRPr="00000000">
              <w:fldChar w:fldCharType="begin"/>
              <w:instrText xml:space="preserve"> PAGEREF _ds0072lp2kp8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r>
          </w:ins>
        </w:p>
        <w:p w:rsidR="00000000" w:rsidDel="00000000" w:rsidP="00000000" w:rsidRDefault="00000000" w:rsidRPr="00000000" w14:paraId="0000001B">
          <w:pPr>
            <w:numPr>
              <w:ilvl w:val="0"/>
              <w:numId w:val="5"/>
            </w:numPr>
            <w:tabs>
              <w:tab w:val="right" w:pos="9360"/>
            </w:tabs>
            <w:spacing w:before="60" w:line="240" w:lineRule="auto"/>
            <w:ind w:left="720" w:firstLine="0"/>
            <w:rPr>
              <w:ins w:author="Anonymous" w:id="7" w:date="2020-03-08T09:58:35Z"/>
              <w:u w:val="none"/>
            </w:rPr>
          </w:pPr>
          <w:ins w:author="Anonymous" w:id="7" w:date="2020-03-08T09:58:35Z">
            <w:r w:rsidDel="00000000" w:rsidR="00000000" w:rsidRPr="00000000">
              <w:fldChar w:fldCharType="begin"/>
            </w:r>
            <w:r w:rsidDel="00000000" w:rsidR="00000000" w:rsidRPr="00000000">
              <w:instrText xml:space="preserve">HYPERLINK \l "_ganxfoyr3k8o"</w:instrText>
            </w:r>
            <w:r w:rsidDel="00000000" w:rsidR="00000000" w:rsidRPr="00000000">
              <w:fldChar w:fldCharType="separate"/>
            </w:r>
            <w:r w:rsidDel="00000000" w:rsidR="00000000" w:rsidRPr="00000000">
              <w:rPr>
                <w:rtl w:val="0"/>
              </w:rPr>
              <w:t xml:space="preserve">Tom Preston-Werner (President, GitHub)</w:t>
            </w:r>
            <w:r w:rsidDel="00000000" w:rsidR="00000000" w:rsidRPr="00000000">
              <w:fldChar w:fldCharType="end"/>
            </w:r>
            <w:r w:rsidDel="00000000" w:rsidR="00000000" w:rsidRPr="00000000">
              <w:rPr>
                <w:rtl w:val="0"/>
              </w:rPr>
              <w:tab/>
            </w:r>
            <w:r w:rsidDel="00000000" w:rsidR="00000000" w:rsidRPr="00000000">
              <w:fldChar w:fldCharType="begin"/>
              <w:instrText xml:space="preserve"> PAGEREF _ganxfoyr3k8o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ins>
        </w:p>
        <w:p w:rsidR="00000000" w:rsidDel="00000000" w:rsidP="00000000" w:rsidRDefault="00000000" w:rsidRPr="00000000" w14:paraId="0000001C">
          <w:pPr>
            <w:numPr>
              <w:ilvl w:val="0"/>
              <w:numId w:val="5"/>
            </w:numPr>
            <w:tabs>
              <w:tab w:val="right" w:pos="9360"/>
            </w:tabs>
            <w:spacing w:before="200" w:line="240" w:lineRule="auto"/>
            <w:ind w:left="0" w:firstLine="0"/>
            <w:rPr>
              <w:ins w:author="Anonymous" w:id="7" w:date="2020-03-08T09:58:35Z"/>
              <w:u w:val="none"/>
            </w:rPr>
          </w:pPr>
          <w:ins w:author="Anonymous" w:id="7" w:date="2020-03-08T09:58:35Z">
            <w:r w:rsidDel="00000000" w:rsidR="00000000" w:rsidRPr="00000000">
              <w:fldChar w:fldCharType="begin"/>
            </w:r>
            <w:r w:rsidDel="00000000" w:rsidR="00000000" w:rsidRPr="00000000">
              <w:instrText xml:space="preserve">HYPERLINK \l "_50q2tnv29zvm"</w:instrText>
            </w:r>
            <w:r w:rsidDel="00000000" w:rsidR="00000000" w:rsidRPr="00000000">
              <w:fldChar w:fldCharType="separate"/>
            </w:r>
            <w:r w:rsidDel="00000000" w:rsidR="00000000" w:rsidRPr="00000000">
              <w:rPr>
                <w:rtl w:val="0"/>
              </w:rPr>
              <w:t xml:space="preserve">JOIN THE DEVELOPER TEAM!</w:t>
            </w:r>
            <w:r w:rsidDel="00000000" w:rsidR="00000000" w:rsidRPr="00000000">
              <w:fldChar w:fldCharType="end"/>
            </w:r>
            <w:r w:rsidDel="00000000" w:rsidR="00000000" w:rsidRPr="00000000">
              <w:rPr>
                <w:rtl w:val="0"/>
              </w:rPr>
              <w:tab/>
            </w:r>
            <w:r w:rsidDel="00000000" w:rsidR="00000000" w:rsidRPr="00000000">
              <w:fldChar w:fldCharType="begin"/>
              <w:instrText xml:space="preserve"> PAGEREF _50q2tnv29zvm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ins>
        </w:p>
        <w:p w:rsidR="00000000" w:rsidDel="00000000" w:rsidP="00000000" w:rsidRDefault="00000000" w:rsidRPr="00000000" w14:paraId="0000001D">
          <w:pPr>
            <w:numPr>
              <w:ilvl w:val="0"/>
              <w:numId w:val="5"/>
            </w:numPr>
            <w:tabs>
              <w:tab w:val="right" w:pos="9360"/>
            </w:tabs>
            <w:spacing w:before="200" w:line="240" w:lineRule="auto"/>
            <w:ind w:left="0" w:firstLine="0"/>
            <w:rPr>
              <w:ins w:author="Anonymous" w:id="7" w:date="2020-03-08T09:58:35Z"/>
              <w:u w:val="none"/>
            </w:rPr>
          </w:pPr>
          <w:ins w:author="Anonymous" w:id="7" w:date="2020-03-08T09:58:35Z">
            <w:r w:rsidDel="00000000" w:rsidR="00000000" w:rsidRPr="00000000">
              <w:fldChar w:fldCharType="begin"/>
            </w:r>
            <w:r w:rsidDel="00000000" w:rsidR="00000000" w:rsidRPr="00000000">
              <w:instrText xml:space="preserve">HYPERLINK \l "_b1esdl8lb6jh"</w:instrText>
            </w:r>
            <w:r w:rsidDel="00000000" w:rsidR="00000000" w:rsidRPr="00000000">
              <w:fldChar w:fldCharType="separate"/>
            </w:r>
            <w:r w:rsidDel="00000000" w:rsidR="00000000" w:rsidRPr="00000000">
              <w:rPr>
                <w:rtl w:val="0"/>
              </w:rPr>
              <w:t xml:space="preserve">How to Use it on Microsoft Word</w:t>
            </w:r>
            <w:r w:rsidDel="00000000" w:rsidR="00000000" w:rsidRPr="00000000">
              <w:fldChar w:fldCharType="end"/>
            </w:r>
            <w:r w:rsidDel="00000000" w:rsidR="00000000" w:rsidRPr="00000000">
              <w:rPr>
                <w:rtl w:val="0"/>
              </w:rPr>
              <w:tab/>
            </w:r>
            <w:r w:rsidDel="00000000" w:rsidR="00000000" w:rsidRPr="00000000">
              <w:fldChar w:fldCharType="begin"/>
              <w:instrText xml:space="preserve"> PAGEREF _b1esdl8lb6jh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ins>
        </w:p>
        <w:p w:rsidR="00000000" w:rsidDel="00000000" w:rsidP="00000000" w:rsidRDefault="00000000" w:rsidRPr="00000000" w14:paraId="0000001E">
          <w:pPr>
            <w:numPr>
              <w:ilvl w:val="0"/>
              <w:numId w:val="5"/>
            </w:numPr>
            <w:tabs>
              <w:tab w:val="right" w:pos="9360"/>
            </w:tabs>
            <w:spacing w:after="80" w:before="200" w:line="240" w:lineRule="auto"/>
            <w:ind w:left="0" w:firstLine="0"/>
            <w:rPr>
              <w:ins w:author="Anonymous" w:id="7" w:date="2020-03-08T09:58:35Z"/>
              <w:u w:val="none"/>
            </w:rPr>
            <w:pPrChange w:author="Anonymous" w:id="0" w:date="2020-03-08T09:58:39Z">
              <w:pPr>
                <w:numPr>
                  <w:ilvl w:val="0"/>
                  <w:numId w:val="5"/>
                </w:numPr>
                <w:tabs>
                  <w:tab w:val="right" w:pos="9360"/>
                </w:tabs>
                <w:spacing w:after="80" w:before="200" w:line="240" w:lineRule="auto"/>
                <w:ind w:left="0" w:firstLine="0"/>
              </w:pPr>
            </w:pPrChange>
          </w:pPr>
          <w:ins w:author="Anonymous" w:id="7" w:date="2020-03-08T09:58:35Z">
            <w:r w:rsidDel="00000000" w:rsidR="00000000" w:rsidRPr="00000000">
              <w:fldChar w:fldCharType="begin"/>
            </w:r>
            <w:r w:rsidDel="00000000" w:rsidR="00000000" w:rsidRPr="00000000">
              <w:instrText xml:space="preserve">HYPERLINK \l "_z2zuo9x1yzmk"</w:instrText>
            </w:r>
            <w:r w:rsidDel="00000000" w:rsidR="00000000" w:rsidRPr="00000000">
              <w:fldChar w:fldCharType="separate"/>
            </w:r>
            <w:r w:rsidDel="00000000" w:rsidR="00000000" w:rsidRPr="00000000">
              <w:rPr>
                <w:rtl w:val="0"/>
              </w:rPr>
              <w:t xml:space="preserve">How to Use it on your browser</w:t>
            </w:r>
            <w:r w:rsidDel="00000000" w:rsidR="00000000" w:rsidRPr="00000000">
              <w:fldChar w:fldCharType="end"/>
            </w:r>
            <w:r w:rsidDel="00000000" w:rsidR="00000000" w:rsidRPr="00000000">
              <w:rPr>
                <w:rtl w:val="0"/>
              </w:rPr>
              <w:tab/>
            </w:r>
            <w:r w:rsidDel="00000000" w:rsidR="00000000" w:rsidRPr="00000000">
              <w:fldChar w:fldCharType="begin"/>
              <w:instrText xml:space="preserve"> PAGEREF _z2zuo9x1yzmk \h </w:instrText>
              <w:fldChar w:fldCharType="separate"/>
            </w:r>
            <w:r w:rsidDel="00000000" w:rsidR="00000000" w:rsidRPr="00000000">
              <w:rPr>
                <w:rtl w:val="0"/>
              </w:rPr>
              <w:t xml:space="preserve">1</w:t>
            </w:r>
            <w:r w:rsidDel="00000000" w:rsidR="00000000" w:rsidRPr="00000000">
              <w:fldChar w:fldCharType="end"/>
            </w:r>
            <w:r w:rsidDel="00000000" w:rsidR="00000000" w:rsidRPr="00000000">
              <w:rPr>
                <w:rtl w:val="0"/>
              </w:rPr>
            </w:r>
          </w:ins>
          <w:r w:rsidDel="00000000" w:rsidR="00000000" w:rsidRPr="00000000">
            <w:fldChar w:fldCharType="end"/>
          </w:r>
        </w:p>
      </w:sdtContent>
    </w:sdt>
    <w:p w:rsidR="00000000" w:rsidDel="00000000" w:rsidP="00000000" w:rsidRDefault="00000000" w:rsidRPr="00000000" w14:paraId="0000001F">
      <w:pPr>
        <w:numPr>
          <w:ilvl w:val="0"/>
          <w:numId w:val="5"/>
        </w:numPr>
        <w:spacing w:after="0" w:afterAutospacing="0"/>
        <w:rPr>
          <w:ins w:author="Anonymous" w:id="7" w:date="2020-03-08T09:58:35Z"/>
          <w:u w:val="none"/>
        </w:rPr>
      </w:pPr>
      <w:ins w:author="Anonymous" w:id="7" w:date="2020-03-08T09:58:35Z">
        <w:r w:rsidDel="00000000" w:rsidR="00000000" w:rsidRPr="00000000">
          <w:rPr>
            <w:rtl w:val="0"/>
          </w:rPr>
        </w:r>
      </w:ins>
    </w:p>
    <w:p w:rsidR="00000000" w:rsidDel="00000000" w:rsidP="00000000" w:rsidRDefault="00000000" w:rsidRPr="00000000" w14:paraId="00000020">
      <w:pPr>
        <w:numPr>
          <w:ilvl w:val="0"/>
          <w:numId w:val="5"/>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u w:val="none"/>
        </w:rPr>
      </w:pPr>
      <w:r w:rsidDel="00000000" w:rsidR="00000000" w:rsidRPr="00000000">
        <w:rPr>
          <w:rtl w:val="0"/>
        </w:rPr>
        <w:t xml:space="preserve">Install </w:t>
      </w:r>
      <w:ins w:author="Anonymous" w:id="9" w:date="2020-05-10T16:22:45Z">
        <w:r w:rsidDel="00000000" w:rsidR="00000000" w:rsidRPr="00000000">
          <w:rPr>
            <w:rtl w:val="0"/>
          </w:rPr>
          <w:t xml:space="preserve">Egyptian Hiero</w:t>
        </w:r>
      </w:ins>
      <w:del w:author="Anonymous" w:id="9" w:date="2020-05-10T16:22:45Z">
        <w:r w:rsidDel="00000000" w:rsidR="00000000" w:rsidRPr="00000000">
          <w:rPr>
            <w:rtl w:val="0"/>
          </w:rPr>
          <w:delText xml:space="preserve">EgyptianHiero</w:delText>
        </w:r>
      </w:del>
      <w:r w:rsidDel="00000000" w:rsidR="00000000" w:rsidRPr="00000000">
        <w:rPr>
          <w:rtl w:val="0"/>
        </w:rPr>
        <w:t xml:space="preserve"> included in SINUHE SUITE</w:t>
      </w:r>
    </w:p>
    <w:p w:rsidR="00000000" w:rsidDel="00000000" w:rsidP="00000000" w:rsidRDefault="00000000" w:rsidRPr="00000000" w14:paraId="00000021">
      <w:pPr>
        <w:numPr>
          <w:ilvl w:val="0"/>
          <w:numId w:val="5"/>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u w:val="none"/>
        </w:rPr>
      </w:pPr>
      <w:r w:rsidDel="00000000" w:rsidR="00000000" w:rsidRPr="00000000">
        <w:rPr>
          <w:rtl w:val="0"/>
        </w:rPr>
        <w:t xml:space="preserve">Change the font to EgyptianHiero</w:t>
      </w:r>
    </w:p>
    <w:p w:rsidR="00000000" w:rsidDel="00000000" w:rsidP="00000000" w:rsidRDefault="00000000" w:rsidRPr="00000000" w14:paraId="00000022">
      <w:pPr>
        <w:numPr>
          <w:ilvl w:val="0"/>
          <w:numId w:val="5"/>
        </w:numPr>
        <w:pBdr>
          <w:top w:space="0" w:sz="0" w:val="nil"/>
          <w:left w:space="0" w:sz="0" w:val="nil"/>
          <w:bottom w:space="0" w:sz="0" w:val="nil"/>
          <w:right w:space="0" w:sz="0" w:val="nil"/>
          <w:between w:space="0" w:sz="0" w:val="nil"/>
        </w:pBdr>
        <w:shd w:fill="auto" w:val="clear"/>
        <w:spacing w:before="0" w:beforeAutospacing="0"/>
        <w:ind w:left="720" w:hanging="360"/>
        <w:rPr>
          <w:u w:val="none"/>
        </w:rPr>
      </w:pPr>
      <w:r w:rsidDel="00000000" w:rsidR="00000000" w:rsidRPr="00000000">
        <w:rPr>
          <w:rFonts w:ascii="Fira Mono" w:cs="Fira Mono" w:eastAsia="Fira Mono" w:hAnsi="Fira Mono"/>
          <w:rtl w:val="0"/>
        </w:rPr>
        <w:t xml:space="preserve">If you type it on MS Word, make sure “Ligature” is on! Font → Advanced → enable all the ligatures</w:t>
      </w:r>
    </w:p>
    <w:p w:rsidR="00000000" w:rsidDel="00000000" w:rsidP="00000000" w:rsidRDefault="00000000" w:rsidRPr="00000000" w14:paraId="00000023">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shd w:fill="auto" w:val="clear"/>
        <w:rPr>
          <w:del w:author="Marco" w:id="10" w:date="2020-04-07T21:09:39Z"/>
        </w:rPr>
      </w:pPr>
      <w:del w:author="Marco" w:id="10" w:date="2020-04-07T21:09:39Z">
        <w:r w:rsidDel="00000000" w:rsidR="00000000" w:rsidRPr="00000000">
          <w:rPr>
            <w:rtl w:val="0"/>
          </w:rPr>
          <w:delText xml:space="preserve">The easiest way is to follow and imitate </w:delText>
        </w:r>
        <w:r w:rsidDel="00000000" w:rsidR="00000000" w:rsidRPr="00000000">
          <w:fldChar w:fldCharType="begin"/>
        </w:r>
        <w:r w:rsidDel="00000000" w:rsidR="00000000" w:rsidRPr="00000000">
          <w:delInstrText xml:space="preserve">HYPERLINK "https://www.youtube.com/watch?v=EAg2l6Wx7oA"</w:delInstrText>
        </w:r>
        <w:r w:rsidDel="00000000" w:rsidR="00000000" w:rsidRPr="00000000">
          <w:fldChar w:fldCharType="separate"/>
        </w:r>
        <w:r w:rsidDel="00000000" w:rsidR="00000000" w:rsidRPr="00000000">
          <w:rPr>
            <w:color w:val="e91d63"/>
            <w:highlight w:val="white"/>
            <w:u w:val="single"/>
            <w:rtl w:val="0"/>
          </w:rPr>
          <w:delText xml:space="preserve">this video</w:delText>
        </w:r>
        <w:r w:rsidDel="00000000" w:rsidR="00000000" w:rsidRPr="00000000">
          <w:fldChar w:fldCharType="end"/>
        </w:r>
        <w:r w:rsidDel="00000000" w:rsidR="00000000" w:rsidRPr="00000000">
          <w:rPr>
            <w:rtl w:val="0"/>
          </w:rPr>
          <w:delText xml:space="preserve">.</w:delText>
        </w:r>
        <w:r w:rsidDel="00000000" w:rsidR="00000000" w:rsidRPr="00000000">
          <w:rPr>
            <w:rtl w:val="0"/>
          </w:rPr>
        </w:r>
      </w:del>
    </w:p>
    <w:p w:rsidR="00000000" w:rsidDel="00000000" w:rsidP="00000000" w:rsidRDefault="00000000" w:rsidRPr="00000000" w14:paraId="00000026">
      <w:pPr>
        <w:pBdr>
          <w:top w:space="0" w:sz="0" w:val="nil"/>
          <w:left w:space="0" w:sz="0" w:val="nil"/>
          <w:bottom w:space="0" w:sz="0" w:val="nil"/>
          <w:right w:space="0" w:sz="0" w:val="nil"/>
          <w:between w:space="0" w:sz="0" w:val="nil"/>
        </w:pBdr>
        <w:shd w:fill="auto" w:val="clear"/>
        <w:spacing w:before="0" w:line="240" w:lineRule="auto"/>
        <w:ind w:left="0" w:right="0" w:firstLine="0"/>
        <w:jc w:val="center"/>
        <w:rPr>
          <w:ins w:author="Marco" w:id="10" w:date="2020-04-07T21:09:39Z"/>
          <w:rFonts w:ascii="Source Code Pro" w:cs="Source Code Pro" w:eastAsia="Source Code Pro" w:hAnsi="Source Code Pro"/>
          <w:color w:val="999999"/>
          <w:sz w:val="120"/>
          <w:szCs w:val="120"/>
        </w:rPr>
      </w:pPr>
      <w:r w:rsidDel="00000000" w:rsidR="00000000" w:rsidRPr="00000000">
        <w:rPr>
          <w:rFonts w:ascii="Source Code Pro" w:cs="Source Code Pro" w:eastAsia="Source Code Pro" w:hAnsi="Source Code Pro"/>
          <w:color w:val="999999"/>
          <w:sz w:val="120"/>
          <w:szCs w:val="120"/>
          <w:rtl w:val="0"/>
        </w:rPr>
        <w:t xml:space="preserve">“</w:t>
      </w:r>
      <w:ins w:author="Marco" w:id="10" w:date="2020-04-07T21:09:39Z">
        <w:r w:rsidDel="00000000" w:rsidR="00000000" w:rsidRPr="00000000">
          <w:rPr>
            <w:rFonts w:ascii="Source Code Pro" w:cs="Source Code Pro" w:eastAsia="Source Code Pro" w:hAnsi="Source Code Pro"/>
            <w:color w:val="999999"/>
            <w:sz w:val="120"/>
            <w:szCs w:val="120"/>
            <w:rtl w:val="0"/>
          </w:rPr>
          <w:t xml:space="preserve">The easiest way is to follow and imitate </w:t>
        </w:r>
        <w:r w:rsidDel="00000000" w:rsidR="00000000" w:rsidRPr="00000000">
          <w:fldChar w:fldCharType="begin"/>
        </w:r>
        <w:r w:rsidDel="00000000" w:rsidR="00000000" w:rsidRPr="00000000">
          <w:instrText xml:space="preserve">HYPERLINK "https://www.youtube.com/watch?v=EAg2l6Wx7oA"</w:instrText>
        </w:r>
        <w:r w:rsidDel="00000000" w:rsidR="00000000" w:rsidRPr="00000000">
          <w:fldChar w:fldCharType="separate"/>
        </w:r>
        <w:r w:rsidDel="00000000" w:rsidR="00000000" w:rsidRPr="00000000">
          <w:rPr>
            <w:rFonts w:ascii="Source Code Pro" w:cs="Source Code Pro" w:eastAsia="Source Code Pro" w:hAnsi="Source Code Pro"/>
            <w:color w:val="999999"/>
            <w:sz w:val="120"/>
            <w:szCs w:val="120"/>
            <w:rtl w:val="0"/>
          </w:rPr>
          <w:t xml:space="preserve">this video</w:t>
        </w:r>
        <w:r w:rsidDel="00000000" w:rsidR="00000000" w:rsidRPr="00000000">
          <w:fldChar w:fldCharType="end"/>
        </w:r>
        <w:r w:rsidDel="00000000" w:rsidR="00000000" w:rsidRPr="00000000">
          <w:rPr>
            <w:rFonts w:ascii="Source Code Pro" w:cs="Source Code Pro" w:eastAsia="Source Code Pro" w:hAnsi="Source Code Pro"/>
            <w:color w:val="999999"/>
            <w:sz w:val="120"/>
            <w:szCs w:val="120"/>
            <w:rtl w:val="0"/>
          </w:rPr>
          <w:t xml:space="preserve">.</w:t>
        </w:r>
      </w:ins>
    </w:p>
    <w:p w:rsidR="00000000" w:rsidDel="00000000" w:rsidP="00000000" w:rsidRDefault="00000000" w:rsidRPr="00000000" w14:paraId="00000027">
      <w:pPr>
        <w:pBdr>
          <w:top w:space="0" w:sz="0" w:val="nil"/>
          <w:left w:space="0" w:sz="0" w:val="nil"/>
          <w:bottom w:space="0" w:sz="0" w:val="nil"/>
          <w:right w:space="0" w:sz="0" w:val="nil"/>
          <w:between w:space="0" w:sz="0" w:val="nil"/>
        </w:pBdr>
        <w:shd w:fill="auto" w:val="clear"/>
        <w:spacing w:before="0" w:line="240" w:lineRule="auto"/>
        <w:ind w:left="0" w:right="0" w:firstLine="0"/>
        <w:jc w:val="center"/>
        <w:rPr>
          <w:rPrChange w:author="Marco" w:id="11" w:date="2020-04-07T21:09:39Z">
            <w:rPr>
              <w:rFonts w:ascii="Source Code Pro" w:cs="Source Code Pro" w:eastAsia="Source Code Pro" w:hAnsi="Source Code Pro"/>
              <w:color w:val="999999"/>
              <w:sz w:val="120"/>
              <w:szCs w:val="120"/>
            </w:rPr>
          </w:rPrChange>
        </w:rPr>
      </w:pPr>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shd w:fill="auto" w:val="clear"/>
        <w:spacing w:line="240" w:lineRule="auto"/>
        <w:jc w:val="center"/>
        <w:rPr>
          <w:rFonts w:ascii="Oswald" w:cs="Oswald" w:eastAsia="Oswald" w:hAnsi="Oswald"/>
          <w:sz w:val="32"/>
          <w:szCs w:val="32"/>
        </w:rPr>
      </w:pPr>
      <w:r w:rsidDel="00000000" w:rsidR="00000000" w:rsidRPr="00000000">
        <w:rPr>
          <w:rFonts w:ascii="Georgia" w:cs="Georgia" w:eastAsia="Georgia" w:hAnsi="Georgia"/>
          <w:color w:val="222222"/>
          <w:sz w:val="27"/>
          <w:szCs w:val="27"/>
          <w:highlight w:val="white"/>
          <w:rtl w:val="0"/>
        </w:rPr>
        <w:t xml:space="preserve">“When I’m old and dying, I plan to look back on my life and say ‘wow, that was an adventure,’ not ‘wow, I sure felt safe.'”</w:t>
      </w:r>
      <w:r w:rsidDel="00000000" w:rsidR="00000000" w:rsidRPr="00000000">
        <w:rPr>
          <w:rtl w:val="0"/>
        </w:rPr>
      </w:r>
    </w:p>
    <w:p w:rsidR="00000000" w:rsidDel="00000000" w:rsidP="00000000" w:rsidRDefault="00000000" w:rsidRPr="00000000" w14:paraId="00000029">
      <w:pPr>
        <w:pStyle w:val="Heading3"/>
        <w:numPr>
          <w:ilvl w:val="0"/>
          <w:numId w:val="2"/>
        </w:numPr>
        <w:pBdr>
          <w:top w:space="0" w:sz="0" w:val="nil"/>
          <w:left w:space="0" w:sz="0" w:val="nil"/>
          <w:bottom w:space="0" w:sz="0" w:val="nil"/>
          <w:right w:space="0" w:sz="0" w:val="nil"/>
          <w:between w:space="0" w:sz="0" w:val="nil"/>
        </w:pBdr>
        <w:shd w:fill="auto" w:val="clear"/>
        <w:spacing w:after="300" w:before="460" w:line="333.6585365853658" w:lineRule="auto"/>
        <w:ind w:left="720" w:hanging="360"/>
        <w:jc w:val="center"/>
        <w:rPr/>
      </w:pPr>
      <w:bookmarkStart w:colFirst="0" w:colLast="0" w:name="_ganxfoyr3k8o" w:id="4"/>
      <w:bookmarkEnd w:id="4"/>
      <w:r w:rsidDel="00000000" w:rsidR="00000000" w:rsidRPr="00000000">
        <w:rPr>
          <w:i w:val="0"/>
          <w:rtl w:val="0"/>
        </w:rPr>
        <w:t xml:space="preserve">Tom Preston-Werner (President, GitHub)</w:t>
      </w:r>
      <w:r w:rsidDel="00000000" w:rsidR="00000000" w:rsidRPr="00000000">
        <w:rPr>
          <w:rtl w:val="0"/>
        </w:rPr>
        <w:t xml:space="preserve"> </w:t>
      </w:r>
    </w:p>
    <w:p w:rsidR="00000000" w:rsidDel="00000000" w:rsidP="00000000" w:rsidRDefault="00000000" w:rsidRPr="00000000" w14:paraId="0000002A">
      <w:pPr>
        <w:pBdr>
          <w:top w:space="0" w:sz="0" w:val="nil"/>
          <w:left w:space="0" w:sz="0" w:val="nil"/>
          <w:bottom w:space="0" w:sz="0" w:val="nil"/>
          <w:right w:space="0" w:sz="0" w:val="nil"/>
          <w:between w:space="0" w:sz="0" w:val="nil"/>
        </w:pBdr>
        <w:shd w:fill="auto" w:val="clear"/>
        <w:spacing w:before="0" w:line="240" w:lineRule="auto"/>
        <w:ind w:left="0" w:right="0" w:firstLine="0"/>
        <w:jc w:val="left"/>
        <w:rPr>
          <w:rFonts w:ascii="Source Code Pro" w:cs="Source Code Pro" w:eastAsia="Source Code Pro" w:hAnsi="Source Code Pro"/>
          <w:color w:val="999999"/>
          <w:sz w:val="120"/>
          <w:szCs w:val="120"/>
        </w:rPr>
      </w:pPr>
      <w:r w:rsidDel="00000000" w:rsidR="00000000" w:rsidRPr="00000000">
        <w:rPr>
          <w:rFonts w:ascii="Source Code Pro" w:cs="Source Code Pro" w:eastAsia="Source Code Pro" w:hAnsi="Source Code Pro"/>
          <w:color w:val="999999"/>
          <w:sz w:val="120"/>
          <w:szCs w:val="120"/>
          <w:rtl w:val="0"/>
        </w:rPr>
        <w:t xml:space="preserve">”</w:t>
      </w:r>
      <w:r w:rsidDel="00000000" w:rsidR="00000000" w:rsidRPr="00000000">
        <w:drawing>
          <wp:anchor allowOverlap="1" behindDoc="0" distB="228600" distT="228600" distL="228600" distR="228600" hidden="0" layoutInCell="1" locked="0" relativeHeight="0" simplePos="0">
            <wp:simplePos x="0" y="0"/>
            <wp:positionH relativeFrom="column">
              <wp:posOffset>1</wp:posOffset>
            </wp:positionH>
            <wp:positionV relativeFrom="paragraph">
              <wp:posOffset>981075</wp:posOffset>
            </wp:positionV>
            <wp:extent cx="2795588" cy="2795588"/>
            <wp:effectExtent b="0" l="0" r="0" t="0"/>
            <wp:wrapSquare wrapText="bothSides" distB="228600" distT="228600" distL="228600" distR="228600"/>
            <wp:docPr descr="Placeholder image" id="9" name="image6.jpg"/>
            <a:graphic>
              <a:graphicData uri="http://schemas.openxmlformats.org/drawingml/2006/picture">
                <pic:pic>
                  <pic:nvPicPr>
                    <pic:cNvPr descr="Placeholder image" id="0" name="image6.jpg"/>
                    <pic:cNvPicPr preferRelativeResize="0"/>
                  </pic:nvPicPr>
                  <pic:blipFill>
                    <a:blip r:embed="rId18"/>
                    <a:srcRect b="0" l="0" r="0" t="0"/>
                    <a:stretch>
                      <a:fillRect/>
                    </a:stretch>
                  </pic:blipFill>
                  <pic:spPr>
                    <a:xfrm>
                      <a:off x="0" y="0"/>
                      <a:ext cx="2795588" cy="2795588"/>
                    </a:xfrm>
                    <a:prstGeom prst="rect"/>
                    <a:ln/>
                  </pic:spPr>
                </pic:pic>
              </a:graphicData>
            </a:graphic>
          </wp:anchor>
        </w:drawing>
      </w:r>
    </w:p>
    <w:p w:rsidR="00000000" w:rsidDel="00000000" w:rsidP="00000000" w:rsidRDefault="00000000" w:rsidRPr="00000000" w14:paraId="0000002B">
      <w:pPr>
        <w:pBdr>
          <w:top w:space="0" w:sz="0" w:val="nil"/>
          <w:left w:space="0" w:sz="0" w:val="nil"/>
          <w:bottom w:space="0" w:sz="0" w:val="nil"/>
          <w:right w:space="0" w:sz="0" w:val="nil"/>
          <w:between w:space="0" w:sz="0" w:val="nil"/>
        </w:pBdr>
        <w:shd w:fill="auto" w:val="clear"/>
        <w:spacing w:before="0" w:line="240" w:lineRule="auto"/>
        <w:ind w:left="0" w:right="0" w:firstLine="0"/>
        <w:jc w:val="left"/>
        <w:rPr>
          <w:color w:val="999999"/>
          <w:sz w:val="120"/>
          <w:szCs w:val="120"/>
        </w:rPr>
      </w:pPr>
      <w:r w:rsidDel="00000000" w:rsidR="00000000" w:rsidRPr="00000000">
        <w:rPr>
          <w:rtl w:val="0"/>
        </w:rPr>
      </w:r>
    </w:p>
    <w:p w:rsidR="00000000" w:rsidDel="00000000" w:rsidP="00000000" w:rsidRDefault="00000000" w:rsidRPr="00000000" w14:paraId="0000002C">
      <w:pPr>
        <w:pStyle w:val="Subtitle"/>
        <w:pBdr>
          <w:top w:space="0" w:sz="0" w:val="nil"/>
          <w:left w:space="0" w:sz="0" w:val="nil"/>
          <w:bottom w:space="0" w:sz="0" w:val="nil"/>
          <w:right w:space="0" w:sz="0" w:val="nil"/>
          <w:between w:space="0" w:sz="0" w:val="nil"/>
        </w:pBdr>
        <w:shd w:fill="auto" w:val="clear"/>
        <w:jc w:val="left"/>
        <w:rPr/>
      </w:pPr>
      <w:bookmarkStart w:colFirst="0" w:colLast="0" w:name="_afdbgohctcev" w:id="5"/>
      <w:bookmarkEnd w:id="5"/>
      <w:r w:rsidDel="00000000" w:rsidR="00000000" w:rsidRPr="00000000">
        <w:rPr>
          <w:rtl w:val="0"/>
        </w:rPr>
        <w:t xml:space="preserve">Four Noble Inputs</w:t>
      </w:r>
    </w:p>
    <w:p w:rsidR="00000000" w:rsidDel="00000000" w:rsidP="00000000" w:rsidRDefault="00000000" w:rsidRPr="00000000" w14:paraId="0000002D">
      <w:pPr>
        <w:numPr>
          <w:ilvl w:val="0"/>
          <w:numId w:val="6"/>
        </w:numPr>
        <w:pBdr>
          <w:top w:space="0" w:sz="0" w:val="nil"/>
          <w:left w:space="0" w:sz="0" w:val="nil"/>
          <w:bottom w:space="0" w:sz="0" w:val="nil"/>
          <w:right w:space="0" w:sz="0" w:val="nil"/>
          <w:between w:space="0" w:sz="0" w:val="nil"/>
        </w:pBdr>
        <w:shd w:fill="auto" w:val="clear"/>
        <w:spacing w:after="0" w:afterAutospacing="0"/>
        <w:ind w:left="720" w:hanging="360"/>
        <w:rPr>
          <w:u w:val="none"/>
        </w:rPr>
      </w:pPr>
      <w:r w:rsidDel="00000000" w:rsidR="00000000" w:rsidRPr="00000000">
        <w:rPr>
          <w:rtl w:val="0"/>
        </w:rPr>
        <w:t xml:space="preserve">transliteration of a word</w:t>
      </w:r>
    </w:p>
    <w:p w:rsidR="00000000" w:rsidDel="00000000" w:rsidP="00000000" w:rsidRDefault="00000000" w:rsidRPr="00000000" w14:paraId="0000002E">
      <w:pPr>
        <w:numPr>
          <w:ilvl w:val="0"/>
          <w:numId w:val="6"/>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u w:val="none"/>
        </w:rPr>
      </w:pPr>
      <w:r w:rsidDel="00000000" w:rsidR="00000000" w:rsidRPr="00000000">
        <w:rPr>
          <w:rtl w:val="0"/>
        </w:rPr>
        <w:t xml:space="preserve">categories like MAN, GOD, MAMMAL (capital letter)</w:t>
      </w:r>
    </w:p>
    <w:p w:rsidR="00000000" w:rsidDel="00000000" w:rsidP="00000000" w:rsidRDefault="00000000" w:rsidRPr="00000000" w14:paraId="0000002F">
      <w:pPr>
        <w:numPr>
          <w:ilvl w:val="0"/>
          <w:numId w:val="6"/>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u w:val="none"/>
        </w:rPr>
      </w:pPr>
      <w:r w:rsidDel="00000000" w:rsidR="00000000" w:rsidRPr="00000000">
        <w:rPr>
          <w:rtl w:val="0"/>
        </w:rPr>
        <w:t xml:space="preserve">transliteration of phonograms</w:t>
      </w:r>
    </w:p>
    <w:p w:rsidR="00000000" w:rsidDel="00000000" w:rsidP="00000000" w:rsidRDefault="00000000" w:rsidRPr="00000000" w14:paraId="00000030">
      <w:pPr>
        <w:numPr>
          <w:ilvl w:val="0"/>
          <w:numId w:val="6"/>
        </w:numPr>
        <w:pBdr>
          <w:top w:space="0" w:sz="0" w:val="nil"/>
          <w:left w:space="0" w:sz="0" w:val="nil"/>
          <w:bottom w:space="0" w:sz="0" w:val="nil"/>
          <w:right w:space="0" w:sz="0" w:val="nil"/>
          <w:between w:space="0" w:sz="0" w:val="nil"/>
        </w:pBdr>
        <w:shd w:fill="auto" w:val="clear"/>
        <w:spacing w:before="0" w:beforeAutospacing="0"/>
        <w:ind w:left="720" w:hanging="360"/>
        <w:rPr>
          <w:u w:val="none"/>
        </w:rPr>
      </w:pPr>
      <w:r w:rsidDel="00000000" w:rsidR="00000000" w:rsidRPr="00000000">
        <w:rPr>
          <w:rtl w:val="0"/>
        </w:rPr>
        <w:t xml:space="preserve">Gardiner’s code such as A01</w:t>
      </w:r>
      <w:r w:rsidDel="00000000" w:rsidR="00000000" w:rsidRPr="00000000">
        <w:rPr>
          <w:rtl w:val="0"/>
        </w:rPr>
      </w:r>
    </w:p>
    <w:p w:rsidR="00000000" w:rsidDel="00000000" w:rsidP="00000000" w:rsidRDefault="00000000" w:rsidRPr="00000000" w14:paraId="00000031">
      <w:pPr>
        <w:pBdr>
          <w:top w:space="0" w:sz="0" w:val="nil"/>
          <w:left w:space="0" w:sz="0" w:val="nil"/>
          <w:bottom w:space="0" w:sz="0" w:val="nil"/>
          <w:right w:space="0" w:sz="0" w:val="nil"/>
          <w:between w:space="0" w:sz="0" w:val="nil"/>
        </w:pBdr>
        <w:shd w:fill="auto" w:val="clear"/>
        <w:ind w:right="0"/>
        <w:rPr/>
      </w:pPr>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shd w:fill="auto" w:val="clear"/>
        <w:ind w:right="0"/>
        <w:rPr/>
      </w:pPr>
      <w:r w:rsidDel="00000000" w:rsidR="00000000" w:rsidRPr="00000000">
        <w:rPr>
          <w:rtl w:val="0"/>
        </w:rPr>
        <w:t xml:space="preserve">For Mac Users, you can change the input system between Hiero</w:t>
      </w:r>
      <w:r w:rsidDel="00000000" w:rsidR="00000000" w:rsidRPr="00000000">
        <w:rPr>
          <w:rtl w:val="0"/>
        </w:rPr>
        <w:t xml:space="preserve">g</w:t>
      </w:r>
      <w:r w:rsidDel="00000000" w:rsidR="00000000" w:rsidRPr="00000000">
        <w:rPr>
          <w:rtl w:val="0"/>
        </w:rPr>
        <w:t xml:space="preserve">lyphs and Deutsch (or English or other languages) with cmd/ctrl and SPACE, however, you have to set up on System Preferences.</w:t>
      </w:r>
    </w:p>
    <w:p w:rsidR="00000000" w:rsidDel="00000000" w:rsidP="00000000" w:rsidRDefault="00000000" w:rsidRPr="00000000" w14:paraId="00000033">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Editing hieroglyphs on Pages with underlines and colours (</w:t>
      </w:r>
      <w:hyperlink r:id="rId19">
        <w:r w:rsidDel="00000000" w:rsidR="00000000" w:rsidRPr="00000000">
          <w:rPr>
            <w:color w:val="1155cc"/>
            <w:u w:val="single"/>
            <w:rtl w:val="0"/>
          </w:rPr>
          <w:t xml:space="preserve">https://www.youtube.com/watch?v=RmBgn9W5LtM&amp;feature=share</w:t>
        </w:r>
      </w:hyperlink>
      <w:r w:rsidDel="00000000" w:rsidR="00000000" w:rsidRPr="00000000">
        <w:rPr>
          <w:rtl w:val="0"/>
        </w:rPr>
        <w:t xml:space="preserve">)</w:t>
      </w:r>
    </w:p>
    <w:p w:rsidR="00000000" w:rsidDel="00000000" w:rsidP="00000000" w:rsidRDefault="00000000" w:rsidRPr="00000000" w14:paraId="00000035">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Inputting Hieroglyphs in group writing on Excel (</w:t>
      </w:r>
      <w:hyperlink r:id="rId20">
        <w:r w:rsidDel="00000000" w:rsidR="00000000" w:rsidRPr="00000000">
          <w:rPr>
            <w:color w:val="1155cc"/>
            <w:u w:val="single"/>
            <w:rtl w:val="0"/>
          </w:rPr>
          <w:t xml:space="preserve">https://www.youtube.com/watch?v=qokqLzGGD7Y</w:t>
        </w:r>
      </w:hyperlink>
      <w:r w:rsidDel="00000000" w:rsidR="00000000" w:rsidRPr="00000000">
        <w:rPr>
          <w:rtl w:val="0"/>
        </w:rPr>
        <w:t xml:space="preserve">)</w:t>
      </w:r>
    </w:p>
    <w:p w:rsidR="00000000" w:rsidDel="00000000" w:rsidP="00000000" w:rsidRDefault="00000000" w:rsidRPr="00000000" w14:paraId="00000036">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Demo video of inputting hieroglyphs in a quadrat on Pages (</w:t>
      </w:r>
      <w:hyperlink r:id="rId21">
        <w:r w:rsidDel="00000000" w:rsidR="00000000" w:rsidRPr="00000000">
          <w:rPr>
            <w:color w:val="1155cc"/>
            <w:u w:val="single"/>
            <w:rtl w:val="0"/>
          </w:rPr>
          <w:t xml:space="preserve">https://www.youtube.com/watch?v=Zx0A3A7K-dQ&amp;feature=youtu.be</w:t>
        </w:r>
      </w:hyperlink>
      <w:r w:rsidDel="00000000" w:rsidR="00000000" w:rsidRPr="00000000">
        <w:rPr>
          <w:rtl w:val="0"/>
        </w:rPr>
        <w:t xml:space="preserve">) </w:t>
      </w:r>
    </w:p>
    <w:p w:rsidR="00000000" w:rsidDel="00000000" w:rsidP="00000000" w:rsidRDefault="00000000" w:rsidRPr="00000000" w14:paraId="0000003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Demo video of web font displayed on Chrome and searching Hieroglyphs on Google ( </w:t>
      </w:r>
      <w:hyperlink r:id="rId22">
        <w:r w:rsidDel="00000000" w:rsidR="00000000" w:rsidRPr="00000000">
          <w:rPr>
            <w:color w:val="1155cc"/>
            <w:u w:val="single"/>
            <w:rtl w:val="0"/>
          </w:rPr>
          <w:t xml:space="preserve">https://www.youtube.com/watch?v=dEaCiduB2OA&amp;feature=youtu.be</w:t>
        </w:r>
      </w:hyperlink>
      <w:r w:rsidDel="00000000" w:rsidR="00000000" w:rsidRPr="00000000">
        <w:rPr>
          <w:rtl w:val="0"/>
        </w:rPr>
        <w:t xml:space="preserve">)</w:t>
      </w:r>
    </w:p>
    <w:p w:rsidR="00000000" w:rsidDel="00000000" w:rsidP="00000000" w:rsidRDefault="00000000" w:rsidRPr="00000000" w14:paraId="00000038">
      <w:pPr>
        <w:pBdr>
          <w:top w:space="0" w:sz="0" w:val="nil"/>
          <w:left w:space="0" w:sz="0" w:val="nil"/>
          <w:bottom w:space="0" w:sz="0" w:val="nil"/>
          <w:right w:space="0" w:sz="0" w:val="nil"/>
          <w:between w:space="0" w:sz="0" w:val="nil"/>
        </w:pBdr>
        <w:shd w:fill="auto" w:val="clear"/>
        <w:ind w:right="0"/>
        <w:rPr/>
      </w:pPr>
      <w:r w:rsidDel="00000000" w:rsidR="00000000" w:rsidRPr="00000000">
        <w:rPr>
          <w:rtl w:val="0"/>
        </w:rPr>
      </w:r>
    </w:p>
    <w:p w:rsidR="00000000" w:rsidDel="00000000" w:rsidP="00000000" w:rsidRDefault="00000000" w:rsidRPr="00000000" w14:paraId="00000039">
      <w:pPr>
        <w:pStyle w:val="Subtitle"/>
        <w:pBdr>
          <w:top w:space="0" w:sz="0" w:val="nil"/>
          <w:left w:space="0" w:sz="0" w:val="nil"/>
          <w:bottom w:space="0" w:sz="0" w:val="nil"/>
          <w:right w:space="0" w:sz="0" w:val="nil"/>
          <w:between w:space="0" w:sz="0" w:val="nil"/>
        </w:pBdr>
        <w:shd w:fill="auto" w:val="clear"/>
        <w:jc w:val="left"/>
        <w:rPr/>
      </w:pPr>
      <w:bookmarkStart w:colFirst="0" w:colLast="0" w:name="_aux9wvc6t5i" w:id="6"/>
      <w:bookmarkEnd w:id="6"/>
      <w:r w:rsidDel="00000000" w:rsidR="00000000" w:rsidRPr="00000000">
        <w:rPr>
          <w:rtl w:val="0"/>
        </w:rPr>
        <w:t xml:space="preserve">Break: Variety of Typewriters and Grammatology</w:t>
      </w:r>
    </w:p>
    <w:p w:rsidR="00000000" w:rsidDel="00000000" w:rsidP="00000000" w:rsidRDefault="00000000" w:rsidRPr="00000000" w14:paraId="0000003A">
      <w:pPr>
        <w:numPr>
          <w:ilvl w:val="0"/>
          <w:numId w:val="3"/>
        </w:numPr>
        <w:pBdr>
          <w:top w:space="0" w:sz="0" w:val="nil"/>
          <w:left w:space="0" w:sz="0" w:val="nil"/>
          <w:bottom w:space="0" w:sz="0" w:val="nil"/>
          <w:right w:space="0" w:sz="0" w:val="nil"/>
          <w:between w:space="0" w:sz="0" w:val="nil"/>
        </w:pBdr>
        <w:shd w:fill="auto" w:val="clear"/>
        <w:spacing w:after="0" w:afterAutospacing="0"/>
        <w:ind w:left="720" w:hanging="360"/>
        <w:rPr>
          <w:u w:val="none"/>
        </w:rPr>
      </w:pPr>
      <w:r w:rsidDel="00000000" w:rsidR="00000000" w:rsidRPr="00000000">
        <w:rPr>
          <w:rtl w:val="0"/>
        </w:rPr>
        <w:t xml:space="preserve">See </w:t>
      </w:r>
      <w:hyperlink r:id="rId23">
        <w:r w:rsidDel="00000000" w:rsidR="00000000" w:rsidRPr="00000000">
          <w:rPr>
            <w:color w:val="1155cc"/>
            <w:u w:val="single"/>
            <w:rtl w:val="0"/>
          </w:rPr>
          <w:t xml:space="preserve">English typewriter</w:t>
        </w:r>
      </w:hyperlink>
      <w:r w:rsidDel="00000000" w:rsidR="00000000" w:rsidRPr="00000000">
        <w:rPr>
          <w:rtl w:val="0"/>
        </w:rPr>
        <w:t xml:space="preserve"> </w:t>
      </w:r>
    </w:p>
    <w:p w:rsidR="00000000" w:rsidDel="00000000" w:rsidP="00000000" w:rsidRDefault="00000000" w:rsidRPr="00000000" w14:paraId="0000003B">
      <w:pPr>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u w:val="none"/>
        </w:rPr>
      </w:pPr>
      <w:r w:rsidDel="00000000" w:rsidR="00000000" w:rsidRPr="00000000">
        <w:rPr>
          <w:rtl w:val="0"/>
        </w:rPr>
        <w:t xml:space="preserve">See </w:t>
      </w:r>
      <w:hyperlink r:id="rId24">
        <w:r w:rsidDel="00000000" w:rsidR="00000000" w:rsidRPr="00000000">
          <w:rPr>
            <w:color w:val="1155cc"/>
            <w:u w:val="single"/>
            <w:rtl w:val="0"/>
          </w:rPr>
          <w:t xml:space="preserve">Japanese typewriter</w:t>
        </w:r>
      </w:hyperlink>
      <w:r w:rsidDel="00000000" w:rsidR="00000000" w:rsidRPr="00000000">
        <w:rPr>
          <w:rtl w:val="0"/>
        </w:rPr>
      </w:r>
    </w:p>
    <w:p w:rsidR="00000000" w:rsidDel="00000000" w:rsidP="00000000" w:rsidRDefault="00000000" w:rsidRPr="00000000" w14:paraId="0000003C">
      <w:pPr>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u w:val="none"/>
        </w:rPr>
      </w:pPr>
      <w:r w:rsidDel="00000000" w:rsidR="00000000" w:rsidRPr="00000000">
        <w:rPr>
          <w:rtl w:val="0"/>
        </w:rPr>
        <w:t xml:space="preserve">See </w:t>
      </w:r>
      <w:hyperlink r:id="rId25">
        <w:r w:rsidDel="00000000" w:rsidR="00000000" w:rsidRPr="00000000">
          <w:rPr>
            <w:color w:val="1155cc"/>
            <w:u w:val="single"/>
            <w:rtl w:val="0"/>
          </w:rPr>
          <w:t xml:space="preserve">Chinese typewriter</w:t>
        </w:r>
      </w:hyperlink>
      <w:r w:rsidDel="00000000" w:rsidR="00000000" w:rsidRPr="00000000">
        <w:rPr>
          <w:rtl w:val="0"/>
        </w:rPr>
      </w:r>
    </w:p>
    <w:p w:rsidR="00000000" w:rsidDel="00000000" w:rsidP="00000000" w:rsidRDefault="00000000" w:rsidRPr="00000000" w14:paraId="0000003D">
      <w:pPr>
        <w:numPr>
          <w:ilvl w:val="0"/>
          <w:numId w:val="3"/>
        </w:numPr>
        <w:pBdr>
          <w:top w:space="0" w:sz="0" w:val="nil"/>
          <w:left w:space="0" w:sz="0" w:val="nil"/>
          <w:bottom w:space="0" w:sz="0" w:val="nil"/>
          <w:right w:space="0" w:sz="0" w:val="nil"/>
          <w:between w:space="0" w:sz="0" w:val="nil"/>
        </w:pBdr>
        <w:shd w:fill="auto" w:val="clear"/>
        <w:spacing w:before="0" w:beforeAutospacing="0"/>
        <w:ind w:left="720" w:hanging="360"/>
        <w:rPr>
          <w:u w:val="none"/>
        </w:rPr>
      </w:pPr>
      <w:r w:rsidDel="00000000" w:rsidR="00000000" w:rsidRPr="00000000">
        <w:rPr>
          <w:rtl w:val="0"/>
        </w:rPr>
        <w:t xml:space="preserve">See the slides from Cambridge</w:t>
      </w:r>
    </w:p>
    <w:p w:rsidR="00000000" w:rsidDel="00000000" w:rsidP="00000000" w:rsidRDefault="00000000" w:rsidRPr="00000000" w14:paraId="0000003E">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Merit</w:t>
      </w:r>
      <w:r w:rsidDel="00000000" w:rsidR="00000000" w:rsidRPr="00000000">
        <w:rPr>
          <w:rtl w:val="0"/>
        </w:rPr>
        <w:t xml:space="preserve">s</w:t>
      </w:r>
      <w:r w:rsidDel="00000000" w:rsidR="00000000" w:rsidRPr="00000000">
        <w:rPr>
          <w:rtl w:val="0"/>
        </w:rPr>
        <w:t xml:space="preserve"> of Google Japanese Input or Mozc as an input engine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40">
      <w:pPr>
        <w:numPr>
          <w:ilvl w:val="0"/>
          <w:numId w:val="4"/>
        </w:numPr>
        <w:pBdr>
          <w:top w:space="0" w:sz="0" w:val="nil"/>
          <w:left w:space="0" w:sz="0" w:val="nil"/>
          <w:bottom w:space="0" w:sz="0" w:val="nil"/>
          <w:right w:space="0" w:sz="0" w:val="nil"/>
          <w:between w:space="0" w:sz="0" w:val="nil"/>
        </w:pBdr>
        <w:shd w:fill="auto" w:val="clear"/>
        <w:spacing w:after="0" w:afterAutospacing="0"/>
        <w:ind w:left="720" w:hanging="360"/>
        <w:rPr>
          <w:u w:val="none"/>
        </w:rPr>
      </w:pPr>
      <w:r w:rsidDel="00000000" w:rsidR="00000000" w:rsidRPr="00000000">
        <w:rPr>
          <w:rtl w:val="0"/>
        </w:rPr>
        <w:t xml:space="preserve">Good to input logograms and determinatives as well as phonograms</w:t>
      </w:r>
    </w:p>
    <w:p w:rsidR="00000000" w:rsidDel="00000000" w:rsidP="00000000" w:rsidRDefault="00000000" w:rsidRPr="00000000" w14:paraId="00000041">
      <w:pPr>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u w:val="none"/>
        </w:rPr>
      </w:pPr>
      <w:r w:rsidDel="00000000" w:rsidR="00000000" w:rsidRPr="00000000">
        <w:rPr>
          <w:rtl w:val="0"/>
        </w:rPr>
        <w:t xml:space="preserve">exte</w:t>
      </w:r>
      <w:r w:rsidDel="00000000" w:rsidR="00000000" w:rsidRPr="00000000">
        <w:rPr>
          <w:rtl w:val="0"/>
        </w:rPr>
        <w:t xml:space="preserve">n</w:t>
      </w:r>
      <w:r w:rsidDel="00000000" w:rsidR="00000000" w:rsidRPr="00000000">
        <w:rPr>
          <w:rtl w:val="0"/>
        </w:rPr>
        <w:t xml:space="preserve">sible</w:t>
      </w:r>
    </w:p>
    <w:p w:rsidR="00000000" w:rsidDel="00000000" w:rsidP="00000000" w:rsidRDefault="00000000" w:rsidRPr="00000000" w14:paraId="00000042">
      <w:pPr>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u w:val="none"/>
        </w:rPr>
      </w:pPr>
      <w:r w:rsidDel="00000000" w:rsidR="00000000" w:rsidRPr="00000000">
        <w:rPr>
          <w:rtl w:val="0"/>
        </w:rPr>
        <w:t xml:space="preserve">works on Windows, Mac and Linux (mozc)</w:t>
      </w:r>
    </w:p>
    <w:p w:rsidR="00000000" w:rsidDel="00000000" w:rsidP="00000000" w:rsidRDefault="00000000" w:rsidRPr="00000000" w14:paraId="00000043">
      <w:pPr>
        <w:numPr>
          <w:ilvl w:val="0"/>
          <w:numId w:val="4"/>
        </w:numPr>
        <w:pBdr>
          <w:top w:space="0" w:sz="0" w:val="nil"/>
          <w:left w:space="0" w:sz="0" w:val="nil"/>
          <w:bottom w:space="0" w:sz="0" w:val="nil"/>
          <w:right w:space="0" w:sz="0" w:val="nil"/>
          <w:between w:space="0" w:sz="0" w:val="nil"/>
        </w:pBdr>
        <w:shd w:fill="auto" w:val="clear"/>
        <w:spacing w:before="0" w:beforeAutospacing="0"/>
        <w:ind w:left="720" w:hanging="360"/>
        <w:rPr>
          <w:u w:val="none"/>
        </w:rPr>
      </w:pPr>
      <w:r w:rsidDel="00000000" w:rsidR="00000000" w:rsidRPr="00000000">
        <w:rPr>
          <w:rtl w:val="0"/>
        </w:rPr>
        <w:t xml:space="preserve">Developer’s version (mozc)</w:t>
      </w:r>
      <w:r w:rsidDel="00000000" w:rsidR="00000000" w:rsidRPr="00000000">
        <w:rPr>
          <w:rtl w:val="0"/>
        </w:rPr>
        <w:t xml:space="preserve">. Y</w:t>
      </w:r>
      <w:r w:rsidDel="00000000" w:rsidR="00000000" w:rsidRPr="00000000">
        <w:rPr>
          <w:rtl w:val="0"/>
        </w:rPr>
        <w:t xml:space="preserve">ou can change the code</w:t>
      </w:r>
    </w:p>
    <w:p w:rsidR="00000000" w:rsidDel="00000000" w:rsidP="00000000" w:rsidRDefault="00000000" w:rsidRPr="00000000" w14:paraId="00000044">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5">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6">
      <w:pPr>
        <w:pStyle w:val="Heading1"/>
        <w:pBdr>
          <w:top w:space="0" w:sz="0" w:val="nil"/>
          <w:left w:space="0" w:sz="0" w:val="nil"/>
          <w:bottom w:space="0" w:sz="0" w:val="nil"/>
          <w:right w:space="0" w:sz="0" w:val="nil"/>
          <w:between w:space="0" w:sz="0" w:val="nil"/>
        </w:pBdr>
        <w:shd w:fill="auto" w:val="clear"/>
        <w:rPr/>
      </w:pPr>
      <w:bookmarkStart w:colFirst="0" w:colLast="0" w:name="_50q2tnv29zvm" w:id="7"/>
      <w:bookmarkEnd w:id="7"/>
      <w:r w:rsidDel="00000000" w:rsidR="00000000" w:rsidRPr="00000000">
        <w:rPr>
          <w:rtl w:val="0"/>
        </w:rPr>
        <w:t xml:space="preserve">JOIN THE DEVELOPER TEAM!</w:t>
      </w:r>
    </w:p>
    <w:p w:rsidR="00000000" w:rsidDel="00000000" w:rsidP="00000000" w:rsidRDefault="00000000" w:rsidRPr="00000000" w14:paraId="00000047">
      <w:pPr>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rFonts w:ascii="Covered By Your Grace" w:cs="Covered By Your Grace" w:eastAsia="Covered By Your Grace" w:hAnsi="Covered By Your Grace"/>
          <w:sz w:val="36"/>
          <w:szCs w:val="36"/>
          <w:rtl w:val="0"/>
        </w:rPr>
        <w:t xml:space="preserve">- - - - X</w:t>
      </w:r>
      <w:r w:rsidDel="00000000" w:rsidR="00000000" w:rsidRPr="00000000">
        <w:rPr>
          <w:rtl w:val="0"/>
        </w:rPr>
      </w:r>
    </w:p>
    <w:p w:rsidR="00000000" w:rsidDel="00000000" w:rsidP="00000000" w:rsidRDefault="00000000" w:rsidRPr="00000000" w14:paraId="00000048">
      <w:pPr>
        <w:pBdr>
          <w:top w:space="0" w:sz="0" w:val="nil"/>
          <w:left w:space="0" w:sz="0" w:val="nil"/>
          <w:bottom w:space="0" w:sz="0" w:val="nil"/>
          <w:right w:space="0" w:sz="0" w:val="nil"/>
          <w:between w:space="0" w:sz="0" w:val="nil"/>
        </w:pBdr>
        <w:shd w:fill="auto" w:val="clear"/>
        <w:ind w:right="0"/>
        <w:rPr/>
      </w:pPr>
      <w:r w:rsidDel="00000000" w:rsidR="00000000" w:rsidRPr="00000000">
        <w:rPr>
          <w:rtl w:val="0"/>
        </w:rPr>
        <w:t xml:space="preserve">Make your GitHub account </w:t>
      </w:r>
      <w:hyperlink r:id="rId26">
        <w:r w:rsidDel="00000000" w:rsidR="00000000" w:rsidRPr="00000000">
          <w:rPr>
            <w:color w:val="1155cc"/>
            <w:u w:val="single"/>
            <w:rtl w:val="0"/>
          </w:rPr>
          <w:t xml:space="preserve">here</w:t>
        </w:r>
      </w:hyperlink>
      <w:r w:rsidDel="00000000" w:rsidR="00000000" w:rsidRPr="00000000">
        <w:rPr>
          <w:rtl w:val="0"/>
        </w:rPr>
      </w:r>
    </w:p>
    <w:p w:rsidR="00000000" w:rsidDel="00000000" w:rsidP="00000000" w:rsidRDefault="00000000" w:rsidRPr="00000000" w14:paraId="00000049">
      <w:pPr>
        <w:pBdr>
          <w:top w:space="0" w:sz="0" w:val="nil"/>
          <w:left w:space="0" w:sz="0" w:val="nil"/>
          <w:bottom w:space="0" w:sz="0" w:val="nil"/>
          <w:right w:space="0" w:sz="0" w:val="nil"/>
          <w:between w:space="0" w:sz="0" w:val="nil"/>
        </w:pBdr>
        <w:shd w:fill="auto" w:val="clear"/>
        <w:ind w:right="0"/>
        <w:rPr/>
      </w:pPr>
      <w:r w:rsidDel="00000000" w:rsidR="00000000" w:rsidRPr="00000000">
        <w:rPr>
          <w:rtl w:val="0"/>
        </w:rPr>
        <w:t xml:space="preserve">GitHub is the easiest VERSION MANAGEMENT TOOL</w:t>
      </w:r>
    </w:p>
    <w:p w:rsidR="00000000" w:rsidDel="00000000" w:rsidP="00000000" w:rsidRDefault="00000000" w:rsidRPr="00000000" w14:paraId="0000004A">
      <w:pPr>
        <w:pBdr>
          <w:top w:space="0" w:sz="0" w:val="nil"/>
          <w:left w:space="0" w:sz="0" w:val="nil"/>
          <w:bottom w:space="0" w:sz="0" w:val="nil"/>
          <w:right w:space="0" w:sz="0" w:val="nil"/>
          <w:between w:space="0" w:sz="0" w:val="nil"/>
        </w:pBdr>
        <w:shd w:fill="auto" w:val="clear"/>
        <w:ind w:right="0"/>
        <w:rPr/>
      </w:pPr>
      <w:r w:rsidDel="00000000" w:rsidR="00000000" w:rsidRPr="00000000">
        <w:rPr>
          <w:rtl w:val="0"/>
        </w:rPr>
        <w:t xml:space="preserve">MANY digital humanities projects are using github for the platform of team work such as </w:t>
      </w:r>
    </w:p>
    <w:p w:rsidR="00000000" w:rsidDel="00000000" w:rsidP="00000000" w:rsidRDefault="00000000" w:rsidRPr="00000000" w14:paraId="0000004B">
      <w:pPr>
        <w:numPr>
          <w:ilvl w:val="0"/>
          <w:numId w:val="1"/>
        </w:numPr>
        <w:pBdr>
          <w:top w:space="0" w:sz="0" w:val="nil"/>
          <w:left w:space="0" w:sz="0" w:val="nil"/>
          <w:bottom w:space="0" w:sz="0" w:val="nil"/>
          <w:right w:space="0" w:sz="0" w:val="nil"/>
          <w:between w:space="0" w:sz="0" w:val="nil"/>
        </w:pBdr>
        <w:shd w:fill="auto" w:val="clear"/>
        <w:spacing w:after="0" w:afterAutospacing="0"/>
        <w:ind w:left="720" w:right="0" w:hanging="360"/>
        <w:rPr>
          <w:u w:val="none"/>
        </w:rPr>
      </w:pPr>
      <w:hyperlink r:id="rId27">
        <w:r w:rsidDel="00000000" w:rsidR="00000000" w:rsidRPr="00000000">
          <w:rPr>
            <w:color w:val="1155cc"/>
            <w:u w:val="single"/>
            <w:rtl w:val="0"/>
          </w:rPr>
          <w:t xml:space="preserve">Perseus Digital Library</w:t>
        </w:r>
      </w:hyperlink>
      <w:r w:rsidDel="00000000" w:rsidR="00000000" w:rsidRPr="00000000">
        <w:rPr>
          <w:rtl w:val="0"/>
        </w:rPr>
        <w:t xml:space="preserve"> (its </w:t>
      </w:r>
      <w:hyperlink r:id="rId28">
        <w:r w:rsidDel="00000000" w:rsidR="00000000" w:rsidRPr="00000000">
          <w:rPr>
            <w:color w:val="1155cc"/>
            <w:u w:val="single"/>
            <w:rtl w:val="0"/>
          </w:rPr>
          <w:t xml:space="preserve">GitHub</w:t>
        </w:r>
      </w:hyperlink>
      <w:r w:rsidDel="00000000" w:rsidR="00000000" w:rsidRPr="00000000">
        <w:rPr>
          <w:rtl w:val="0"/>
        </w:rPr>
        <w:t xml:space="preserve">)</w:t>
      </w:r>
    </w:p>
    <w:p w:rsidR="00000000" w:rsidDel="00000000" w:rsidP="00000000" w:rsidRDefault="00000000" w:rsidRPr="00000000" w14:paraId="0000004C">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ind w:left="720" w:right="0" w:hanging="360"/>
        <w:rPr>
          <w:u w:val="none"/>
        </w:rPr>
      </w:pPr>
      <w:hyperlink r:id="rId29">
        <w:r w:rsidDel="00000000" w:rsidR="00000000" w:rsidRPr="00000000">
          <w:rPr>
            <w:color w:val="1155cc"/>
            <w:u w:val="single"/>
            <w:rtl w:val="0"/>
          </w:rPr>
          <w:t xml:space="preserve">Coptic SCRIPTORIUM </w:t>
        </w:r>
      </w:hyperlink>
      <w:r w:rsidDel="00000000" w:rsidR="00000000" w:rsidRPr="00000000">
        <w:rPr>
          <w:rtl w:val="0"/>
        </w:rPr>
        <w:t xml:space="preserve">(its </w:t>
      </w:r>
      <w:hyperlink r:id="rId30">
        <w:r w:rsidDel="00000000" w:rsidR="00000000" w:rsidRPr="00000000">
          <w:rPr>
            <w:color w:val="1155cc"/>
            <w:u w:val="single"/>
            <w:rtl w:val="0"/>
          </w:rPr>
          <w:t xml:space="preserve">GitHub</w:t>
        </w:r>
      </w:hyperlink>
      <w:r w:rsidDel="00000000" w:rsidR="00000000" w:rsidRPr="00000000">
        <w:rPr>
          <w:rtl w:val="0"/>
        </w:rPr>
        <w:t xml:space="preserve">)</w:t>
      </w:r>
    </w:p>
    <w:p w:rsidR="00000000" w:rsidDel="00000000" w:rsidP="00000000" w:rsidRDefault="00000000" w:rsidRPr="00000000" w14:paraId="0000004D">
      <w:pPr>
        <w:numPr>
          <w:ilvl w:val="0"/>
          <w:numId w:val="1"/>
        </w:numPr>
        <w:pBdr>
          <w:top w:space="0" w:sz="0" w:val="nil"/>
          <w:left w:space="0" w:sz="0" w:val="nil"/>
          <w:bottom w:space="0" w:sz="0" w:val="nil"/>
          <w:right w:space="0" w:sz="0" w:val="nil"/>
          <w:between w:space="0" w:sz="0" w:val="nil"/>
        </w:pBdr>
        <w:shd w:fill="auto" w:val="clear"/>
        <w:spacing w:before="0" w:beforeAutospacing="0"/>
        <w:ind w:left="720" w:right="0" w:hanging="360"/>
        <w:rPr>
          <w:u w:val="none"/>
        </w:rPr>
      </w:pPr>
      <w:hyperlink r:id="rId31">
        <w:r w:rsidDel="00000000" w:rsidR="00000000" w:rsidRPr="00000000">
          <w:rPr>
            <w:color w:val="1155cc"/>
            <w:u w:val="single"/>
            <w:rtl w:val="0"/>
          </w:rPr>
          <w:t xml:space="preserve">ANNIS</w:t>
        </w:r>
      </w:hyperlink>
      <w:r w:rsidDel="00000000" w:rsidR="00000000" w:rsidRPr="00000000">
        <w:rPr>
          <w:rtl w:val="0"/>
        </w:rPr>
        <w:t xml:space="preserve"> (its </w:t>
      </w:r>
      <w:hyperlink r:id="rId32">
        <w:r w:rsidDel="00000000" w:rsidR="00000000" w:rsidRPr="00000000">
          <w:rPr>
            <w:color w:val="1155cc"/>
            <w:u w:val="single"/>
            <w:rtl w:val="0"/>
          </w:rPr>
          <w:t xml:space="preserve">GitHub</w:t>
        </w:r>
      </w:hyperlink>
      <w:r w:rsidDel="00000000" w:rsidR="00000000" w:rsidRPr="00000000">
        <w:rPr>
          <w:rtl w:val="0"/>
        </w:rPr>
        <w:t xml:space="preserve">, also see </w:t>
      </w:r>
      <w:hyperlink r:id="rId33">
        <w:r w:rsidDel="00000000" w:rsidR="00000000" w:rsidRPr="00000000">
          <w:rPr>
            <w:color w:val="1155cc"/>
            <w:u w:val="single"/>
            <w:rtl w:val="0"/>
          </w:rPr>
          <w:t xml:space="preserve">http://copticscriptorium.org/</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4E">
      <w:pPr>
        <w:pBdr>
          <w:top w:space="0" w:sz="0" w:val="nil"/>
          <w:left w:space="0" w:sz="0" w:val="nil"/>
          <w:bottom w:space="0" w:sz="0" w:val="nil"/>
          <w:right w:space="0" w:sz="0" w:val="nil"/>
          <w:between w:space="0" w:sz="0" w:val="nil"/>
        </w:pBdr>
        <w:shd w:fill="auto" w:val="clear"/>
        <w:ind w:right="0"/>
        <w:rPr/>
      </w:pPr>
      <w:r w:rsidDel="00000000" w:rsidR="00000000" w:rsidRPr="00000000">
        <w:rPr>
          <w:rtl w:val="0"/>
        </w:rPr>
        <w:t xml:space="preserve">Download </w:t>
      </w:r>
      <w:hyperlink r:id="rId34">
        <w:r w:rsidDel="00000000" w:rsidR="00000000" w:rsidRPr="00000000">
          <w:rPr>
            <w:color w:val="1155cc"/>
            <w:u w:val="single"/>
            <w:rtl w:val="0"/>
          </w:rPr>
          <w:t xml:space="preserve">GitHub Desktop</w:t>
        </w:r>
      </w:hyperlink>
      <w:r w:rsidDel="00000000" w:rsidR="00000000" w:rsidRPr="00000000">
        <w:rPr>
          <w:rtl w:val="0"/>
        </w:rPr>
      </w:r>
    </w:p>
    <w:p w:rsidR="00000000" w:rsidDel="00000000" w:rsidP="00000000" w:rsidRDefault="00000000" w:rsidRPr="00000000" w14:paraId="0000004F">
      <w:pPr>
        <w:pBdr>
          <w:top w:space="0" w:sz="0" w:val="nil"/>
          <w:left w:space="0" w:sz="0" w:val="nil"/>
          <w:bottom w:space="0" w:sz="0" w:val="nil"/>
          <w:right w:space="0" w:sz="0" w:val="nil"/>
          <w:between w:space="0" w:sz="0" w:val="nil"/>
        </w:pBdr>
        <w:shd w:fill="auto" w:val="clear"/>
        <w:ind w:right="0"/>
        <w:rPr/>
      </w:pPr>
      <w:r w:rsidDel="00000000" w:rsidR="00000000" w:rsidRPr="00000000">
        <w:rPr>
          <w:rtl w:val="0"/>
        </w:rPr>
        <w:t xml:space="preserve">After this, I will teach you in the workshop.</w:t>
      </w:r>
    </w:p>
    <w:p w:rsidR="00000000" w:rsidDel="00000000" w:rsidP="00000000" w:rsidRDefault="00000000" w:rsidRPr="00000000" w14:paraId="00000050">
      <w:pPr>
        <w:pBdr>
          <w:top w:space="0" w:sz="0" w:val="nil"/>
          <w:left w:space="0" w:sz="0" w:val="nil"/>
          <w:bottom w:space="0" w:sz="0" w:val="nil"/>
          <w:right w:space="0" w:sz="0" w:val="nil"/>
          <w:between w:space="0" w:sz="0" w:val="nil"/>
        </w:pBdr>
        <w:shd w:fill="auto" w:val="clear"/>
        <w:ind w:right="0"/>
        <w:rPr/>
      </w:pPr>
      <w:r w:rsidDel="00000000" w:rsidR="00000000" w:rsidRPr="00000000">
        <w:rPr>
          <w:rtl w:val="0"/>
        </w:rPr>
      </w:r>
    </w:p>
    <w:p w:rsidR="00000000" w:rsidDel="00000000" w:rsidP="00000000" w:rsidRDefault="00000000" w:rsidRPr="00000000" w14:paraId="00000051">
      <w:pPr>
        <w:pStyle w:val="Heading1"/>
        <w:rPr/>
      </w:pPr>
      <w:bookmarkStart w:colFirst="0" w:colLast="0" w:name="_b1esdl8lb6jh" w:id="8"/>
      <w:bookmarkEnd w:id="8"/>
      <w:r w:rsidDel="00000000" w:rsidR="00000000" w:rsidRPr="00000000">
        <w:rPr>
          <w:rtl w:val="0"/>
        </w:rPr>
        <w:t xml:space="preserve">How to Use it on Microsoft Word</w:t>
      </w:r>
    </w:p>
    <w:p w:rsidR="00000000" w:rsidDel="00000000" w:rsidP="00000000" w:rsidRDefault="00000000" w:rsidRPr="00000000" w14:paraId="00000052">
      <w:pPr>
        <w:pBdr>
          <w:top w:space="0" w:sz="0" w:val="nil"/>
          <w:left w:space="0" w:sz="0" w:val="nil"/>
          <w:bottom w:space="0" w:sz="0" w:val="nil"/>
          <w:right w:space="0" w:sz="0" w:val="nil"/>
          <w:between w:space="0" w:sz="0" w:val="nil"/>
        </w:pBdr>
        <w:shd w:fill="auto" w:val="clear"/>
        <w:ind w:right="0"/>
        <w:rPr/>
      </w:pPr>
      <w:r w:rsidDel="00000000" w:rsidR="00000000" w:rsidRPr="00000000">
        <w:rPr>
          <w:rtl w:val="0"/>
        </w:rPr>
        <w:t xml:space="preserve">Change the font to EgyptianHiero</w:t>
      </w:r>
    </w:p>
    <w:p w:rsidR="00000000" w:rsidDel="00000000" w:rsidP="00000000" w:rsidRDefault="00000000" w:rsidRPr="00000000" w14:paraId="00000053">
      <w:pPr>
        <w:pBdr>
          <w:top w:space="0" w:sz="0" w:val="nil"/>
          <w:left w:space="0" w:sz="0" w:val="nil"/>
          <w:bottom w:space="0" w:sz="0" w:val="nil"/>
          <w:right w:space="0" w:sz="0" w:val="nil"/>
          <w:between w:space="0" w:sz="0" w:val="nil"/>
        </w:pBdr>
        <w:shd w:fill="auto" w:val="clear"/>
        <w:ind w:right="0"/>
        <w:rPr/>
      </w:pPr>
      <w:r w:rsidDel="00000000" w:rsidR="00000000" w:rsidRPr="00000000">
        <w:rPr>
          <w:rtl w:val="0"/>
        </w:rPr>
        <w:t xml:space="preserve">See this: </w:t>
      </w:r>
      <w:hyperlink r:id="rId35">
        <w:r w:rsidDel="00000000" w:rsidR="00000000" w:rsidRPr="00000000">
          <w:rPr>
            <w:color w:val="1155cc"/>
            <w:u w:val="single"/>
            <w:rtl w:val="0"/>
          </w:rPr>
          <w:t xml:space="preserve">https://youtu.be/WswOJlfSbR4</w:t>
        </w:r>
      </w:hyperlink>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shd w:fill="auto" w:val="clear"/>
        <w:ind w:right="0"/>
        <w:rPr/>
      </w:pPr>
      <w:r w:rsidDel="00000000" w:rsidR="00000000" w:rsidRPr="00000000">
        <w:rPr/>
        <w:drawing>
          <wp:inline distB="114300" distT="114300" distL="114300" distR="114300">
            <wp:extent cx="5872163" cy="3540958"/>
            <wp:effectExtent b="0" l="0" r="0" t="0"/>
            <wp:docPr descr="Screen Shot 2017-09-23 at 12.56.14.png" id="8" name="image8.png"/>
            <a:graphic>
              <a:graphicData uri="http://schemas.openxmlformats.org/drawingml/2006/picture">
                <pic:pic>
                  <pic:nvPicPr>
                    <pic:cNvPr descr="Screen Shot 2017-09-23 at 12.56.14.png" id="0" name="image8.png"/>
                    <pic:cNvPicPr preferRelativeResize="0"/>
                  </pic:nvPicPr>
                  <pic:blipFill>
                    <a:blip r:embed="rId36"/>
                    <a:srcRect b="0" l="0" r="0" t="0"/>
                    <a:stretch>
                      <a:fillRect/>
                    </a:stretch>
                  </pic:blipFill>
                  <pic:spPr>
                    <a:xfrm>
                      <a:off x="0" y="0"/>
                      <a:ext cx="5872163" cy="3540958"/>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pBdr>
          <w:top w:space="0" w:sz="0" w:val="nil"/>
          <w:left w:space="0" w:sz="0" w:val="nil"/>
          <w:bottom w:space="0" w:sz="0" w:val="nil"/>
          <w:right w:space="0" w:sz="0" w:val="nil"/>
          <w:between w:space="0" w:sz="0" w:val="nil"/>
        </w:pBdr>
        <w:shd w:fill="auto" w:val="clear"/>
        <w:ind w:right="0"/>
        <w:rPr/>
      </w:pPr>
      <w:r w:rsidDel="00000000" w:rsidR="00000000" w:rsidRPr="00000000">
        <w:rPr>
          <w:rtl w:val="0"/>
        </w:rPr>
      </w:r>
    </w:p>
    <w:p w:rsidR="00000000" w:rsidDel="00000000" w:rsidP="00000000" w:rsidRDefault="00000000" w:rsidRPr="00000000" w14:paraId="00000056">
      <w:pPr>
        <w:pBdr>
          <w:top w:space="0" w:sz="0" w:val="nil"/>
          <w:left w:space="0" w:sz="0" w:val="nil"/>
          <w:bottom w:space="0" w:sz="0" w:val="nil"/>
          <w:right w:space="0" w:sz="0" w:val="nil"/>
          <w:between w:space="0" w:sz="0" w:val="nil"/>
        </w:pBdr>
        <w:shd w:fill="auto" w:val="clear"/>
        <w:ind w:right="0"/>
        <w:rPr/>
      </w:pPr>
      <w:r w:rsidDel="00000000" w:rsidR="00000000" w:rsidRPr="00000000">
        <w:rPr>
          <w:rtl w:val="0"/>
        </w:rPr>
        <w:t xml:space="preserve">For typing it on Word, please change the font settings like this:</w:t>
      </w:r>
    </w:p>
    <w:p w:rsidR="00000000" w:rsidDel="00000000" w:rsidP="00000000" w:rsidRDefault="00000000" w:rsidRPr="00000000" w14:paraId="00000057">
      <w:pPr>
        <w:pBdr>
          <w:top w:space="0" w:sz="0" w:val="nil"/>
          <w:left w:space="0" w:sz="0" w:val="nil"/>
          <w:bottom w:space="0" w:sz="0" w:val="nil"/>
          <w:right w:space="0" w:sz="0" w:val="nil"/>
          <w:between w:space="0" w:sz="0" w:val="nil"/>
        </w:pBdr>
        <w:shd w:fill="auto" w:val="clear"/>
        <w:ind w:right="0"/>
        <w:rPr/>
      </w:pPr>
      <w:r w:rsidDel="00000000" w:rsidR="00000000" w:rsidRPr="00000000">
        <w:rPr>
          <w:rFonts w:ascii="Arial" w:cs="Arial" w:eastAsia="Arial" w:hAnsi="Arial"/>
          <w:color w:val="24292e"/>
          <w:sz w:val="24"/>
          <w:szCs w:val="24"/>
          <w:highlight w:val="white"/>
          <w:rtl w:val="0"/>
        </w:rPr>
        <w:t xml:space="preserve">Please select all the letters, open the font window, and make all the ligatures valid. </w:t>
      </w:r>
      <w:r w:rsidDel="00000000" w:rsidR="00000000" w:rsidRPr="00000000">
        <w:rPr>
          <w:rFonts w:ascii="Arial" w:cs="Arial" w:eastAsia="Arial" w:hAnsi="Arial"/>
          <w:color w:val="24292e"/>
          <w:sz w:val="24"/>
          <w:szCs w:val="24"/>
          <w:highlight w:val="white"/>
        </w:rPr>
        <w:drawing>
          <wp:inline distB="114300" distT="114300" distL="114300" distR="114300">
            <wp:extent cx="2934042" cy="2986088"/>
            <wp:effectExtent b="0" l="0" r="0" t="0"/>
            <wp:docPr descr="how to" id="4" name="image9.png"/>
            <a:graphic>
              <a:graphicData uri="http://schemas.openxmlformats.org/drawingml/2006/picture">
                <pic:pic>
                  <pic:nvPicPr>
                    <pic:cNvPr descr="how to" id="0" name="image9.png"/>
                    <pic:cNvPicPr preferRelativeResize="0"/>
                  </pic:nvPicPr>
                  <pic:blipFill>
                    <a:blip r:embed="rId37"/>
                    <a:srcRect b="0" l="0" r="0" t="0"/>
                    <a:stretch>
                      <a:fillRect/>
                    </a:stretch>
                  </pic:blipFill>
                  <pic:spPr>
                    <a:xfrm>
                      <a:off x="0" y="0"/>
                      <a:ext cx="2934042" cy="2986088"/>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pStyle w:val="Heading1"/>
        <w:rPr/>
      </w:pPr>
      <w:bookmarkStart w:colFirst="0" w:colLast="0" w:name="_z2zuo9x1yzmk" w:id="9"/>
      <w:bookmarkEnd w:id="9"/>
      <w:r w:rsidDel="00000000" w:rsidR="00000000" w:rsidRPr="00000000">
        <w:rPr>
          <w:rtl w:val="0"/>
        </w:rPr>
        <w:t xml:space="preserve">How to Use it on your browser </w:t>
      </w:r>
    </w:p>
    <w:p w:rsidR="00000000" w:rsidDel="00000000" w:rsidP="00000000" w:rsidRDefault="00000000" w:rsidRPr="00000000" w14:paraId="00000059">
      <w:pPr>
        <w:pBdr>
          <w:top w:space="0" w:sz="0" w:val="nil"/>
          <w:left w:space="0" w:sz="0" w:val="nil"/>
          <w:bottom w:space="0" w:sz="0" w:val="nil"/>
          <w:right w:space="0" w:sz="0" w:val="nil"/>
          <w:between w:space="0" w:sz="0" w:val="nil"/>
        </w:pBdr>
        <w:shd w:fill="auto" w:val="clear"/>
        <w:ind w:right="0"/>
        <w:rPr/>
      </w:pPr>
      <w:r w:rsidDel="00000000" w:rsidR="00000000" w:rsidRPr="00000000">
        <w:rPr>
          <w:rtl w:val="0"/>
        </w:rPr>
        <w:t xml:space="preserve">Please change the font of your browser into EgyptianHiero in your browser settings</w:t>
      </w:r>
    </w:p>
    <w:p w:rsidR="00000000" w:rsidDel="00000000" w:rsidP="00000000" w:rsidRDefault="00000000" w:rsidRPr="00000000" w14:paraId="0000005A">
      <w:pPr>
        <w:pBdr>
          <w:top w:space="0" w:sz="0" w:val="nil"/>
          <w:left w:space="0" w:sz="0" w:val="nil"/>
          <w:bottom w:space="0" w:sz="0" w:val="nil"/>
          <w:right w:space="0" w:sz="0" w:val="nil"/>
          <w:between w:space="0" w:sz="0" w:val="nil"/>
        </w:pBdr>
        <w:shd w:fill="auto" w:val="clear"/>
        <w:ind w:right="0"/>
        <w:rPr/>
      </w:pPr>
      <w:r w:rsidDel="00000000" w:rsidR="00000000" w:rsidRPr="00000000">
        <w:rPr>
          <w:rtl w:val="0"/>
        </w:rPr>
        <w:t xml:space="preserve"> </w:t>
      </w:r>
      <w:r w:rsidDel="00000000" w:rsidR="00000000" w:rsidRPr="00000000">
        <w:rPr/>
        <w:drawing>
          <wp:inline distB="114300" distT="114300" distL="114300" distR="114300">
            <wp:extent cx="5943600" cy="3340100"/>
            <wp:effectExtent b="0" l="0" r="0" t="0"/>
            <wp:docPr descr="Screen Shot 2017-09-23 at 12.43.14.png" id="1" name="image7.png"/>
            <a:graphic>
              <a:graphicData uri="http://schemas.openxmlformats.org/drawingml/2006/picture">
                <pic:pic>
                  <pic:nvPicPr>
                    <pic:cNvPr descr="Screen Shot 2017-09-23 at 12.43.14.png" id="0" name="image7.png"/>
                    <pic:cNvPicPr preferRelativeResize="0"/>
                  </pic:nvPicPr>
                  <pic:blipFill>
                    <a:blip r:embed="rId3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pBdr>
          <w:top w:space="0" w:sz="0" w:val="nil"/>
          <w:left w:space="0" w:sz="0" w:val="nil"/>
          <w:bottom w:space="0" w:sz="0" w:val="nil"/>
          <w:right w:space="0" w:sz="0" w:val="nil"/>
          <w:between w:space="0" w:sz="0" w:val="nil"/>
        </w:pBdr>
        <w:shd w:fill="auto" w:val="clear"/>
        <w:ind w:right="0"/>
        <w:rPr/>
      </w:pPr>
      <w:r w:rsidDel="00000000" w:rsidR="00000000" w:rsidRPr="00000000">
        <w:rPr>
          <w:rtl w:val="0"/>
        </w:rPr>
      </w:r>
    </w:p>
    <w:p w:rsidR="00000000" w:rsidDel="00000000" w:rsidP="00000000" w:rsidRDefault="00000000" w:rsidRPr="00000000" w14:paraId="0000005C">
      <w:pPr>
        <w:pBdr>
          <w:top w:space="0" w:sz="0" w:val="nil"/>
          <w:left w:space="0" w:sz="0" w:val="nil"/>
          <w:bottom w:space="0" w:sz="0" w:val="nil"/>
          <w:right w:space="0" w:sz="0" w:val="nil"/>
          <w:between w:space="0" w:sz="0" w:val="nil"/>
        </w:pBdr>
        <w:shd w:fill="auto" w:val="clear"/>
        <w:ind w:right="0"/>
        <w:rPr/>
      </w:pPr>
      <w:r w:rsidDel="00000000" w:rsidR="00000000" w:rsidRPr="00000000">
        <w:rPr>
          <w:rtl w:val="0"/>
        </w:rPr>
      </w:r>
    </w:p>
    <w:p w:rsidR="00000000" w:rsidDel="00000000" w:rsidP="00000000" w:rsidRDefault="00000000" w:rsidRPr="00000000" w14:paraId="0000005D">
      <w:pPr>
        <w:pBdr>
          <w:top w:space="0" w:sz="0" w:val="nil"/>
          <w:left w:space="0" w:sz="0" w:val="nil"/>
          <w:bottom w:space="0" w:sz="0" w:val="nil"/>
          <w:right w:space="0" w:sz="0" w:val="nil"/>
          <w:between w:space="0" w:sz="0" w:val="nil"/>
        </w:pBdr>
        <w:shd w:fill="auto" w:val="clear"/>
        <w:spacing w:before="0" w:line="312" w:lineRule="auto"/>
        <w:jc w:val="right"/>
        <w:rPr>
          <w:color w:val="e31c60"/>
        </w:rPr>
      </w:pPr>
      <w:r w:rsidDel="00000000" w:rsidR="00000000" w:rsidRPr="00000000">
        <w:rPr>
          <w:rtl w:val="0"/>
        </w:rPr>
      </w:r>
    </w:p>
    <w:sectPr>
      <w:headerReference r:id="rId39" w:type="default"/>
      <w:headerReference r:id="rId40" w:type="first"/>
      <w:footerReference r:id="rId41" w:type="default"/>
      <w:footerReference r:id="rId42" w:type="first"/>
      <w:pgSz w:h="15840" w:w="12240"/>
      <w:pgMar w:bottom="1440" w:top="1440" w:left="1440" w:right="1440" w:header="0" w:footer="720"/>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Anonymous" w:id="6" w:date="2017-12-10T17:13:34Z">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where is there some help for windows ? it would be great</w:t>
      </w:r>
    </w:p>
  </w:comment>
  <w:comment w:author="So Miyagawa" w:id="7" w:date="2017-12-10T23:49:32Z">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send an email to one of our members specializing in Windows. I will connect him with you. Thank you for your patience.</w:t>
      </w:r>
    </w:p>
  </w:comment>
  <w:comment w:author="mathijssmith" w:id="8" w:date="2018-02-28T10:09:12Z">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got the Japanese input, and the dictionary. But if I type something, it gives me the options and when I try to click them, they become blocks in gothic font.</w:t>
      </w:r>
    </w:p>
  </w:comment>
  <w:comment w:author="So Miyagawa" w:id="9" w:date="2018-11-26T00:28:39Z">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Could you give me a screenshot?</w:t>
      </w:r>
    </w:p>
  </w:comment>
  <w:comment w:author="So Miyagawa" w:id="10" w:date="2018-11-26T10:42:35Z">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Oh, sorry for replying this late. Which OS are you using? We are now getting to use another input engine.</w:t>
      </w:r>
    </w:p>
  </w:comment>
  <w:comment w:author="mathijssmith" w:id="11" w:date="2018-11-26T13:28:57Z">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It's Windows 10</w:t>
      </w:r>
    </w:p>
  </w:comment>
  <w:comment w:author="So Miyagawa" w:id="12" w:date="2018-11-26T13:50:15Z">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Ah, OK. So you installed the Japanese input, and the dictionary file (txt), and imported the dictionary txt file into the Google Japanese Input?</w:t>
      </w:r>
    </w:p>
  </w:comment>
  <w:comment w:author="mathijssmith" w:id="13" w:date="2018-11-30T09:06:16Z">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thought I did, but now I cant find whether I did or where to install the dictionary for the life of me.</w:t>
      </w:r>
    </w:p>
  </w:comment>
  <w:comment w:author="So Miyagawa" w:id="14" w:date="2018-12-01T15:30:29Z">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dictionary file is here: https://raw.githubusercontent.com/somiyagawa/SINUHE-the-Hierotyper/master/hierojis16112016.txt</w:t>
      </w:r>
    </w:p>
  </w:comment>
  <w:comment w:author="Serdar nane limon" w:id="15" w:date="2019-02-26T00:11:29Z">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have done all the procedures. At the end, when I import the Egyptian dictionary txt file on the tool an error message pops up and tells me that "some imported words were not characterized. Please check the original import file".  What am I supposed to do?  I am a Windows 8 user.</w:t>
      </w:r>
    </w:p>
  </w:comment>
  <w:comment w:author="Isabel Carvalho" w:id="16" w:date="2019-03-17T23:34:20Z">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have the same problem, Windows is making me crazy with this.</w:t>
      </w:r>
    </w:p>
  </w:comment>
  <w:comment w:author="So Miyagawa" w:id="17" w:date="2019-03-17T23:52:40Z">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Thank you for letting me know that. 2 years ago, we could import txt files on Google Japanese Input on Windows 8, but it seems it cannot be done now. So, probably, it is caused by a newer update. We will try to fix this problem, while we are now developing a new system.</w:t>
      </w:r>
    </w:p>
  </w:comment>
  <w:comment w:author="So Miyagawa" w:id="18" w:date="2019-03-17T23:53:56Z">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My Windows 10 computer works well with that. I will search for a Win 8 computer and try it.</w:t>
      </w:r>
    </w:p>
  </w:comment>
  <w:comment w:author="So Miyagawa" w:id="19" w:date="2019-03-23T19:27:39Z">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 Serdar and Isabel! I couldn't find Win 8 so I used WIN 10 computer. I successfully imported the dictionary file to Google Japanese Input. It was hieroJISBasicDicSet. Now I can type hieroglyph with it. 𓊹𓅆𓄤𓆑𓂋𓈖𓏏𓎡 etc. Which dictionary file did you try to import? I think we chaotically put all the dictionary files we made in the folder. Maybe some dictionary files have errors. Could you try JISBasicDicSet.txt??</w:t>
      </w:r>
    </w:p>
  </w:comment>
  <w:comment w:author="So Miyagawa" w:id="20" w:date="2019-03-23T19:33:04Z">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Ah, now I understand the problem. Yes, the file hierojis16112016.txt has errors, but you can ignore it. You can just ignore it and use the SINUHE without a problem. Now, you should just turn on the Google Japanese  Input and type hieroglyphic transliteration.</w:t>
      </w:r>
    </w:p>
  </w:comment>
  <w:comment w:author="So Miyagawa" w:id="21" w:date="2019-03-23T19:56:44Z">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Serdar and Isabel. To sum up, it is very easy to solve the problem. (A) Just ignore the error message, or (B) import the dictionary file of hieroJISBasic.txt (https://github.com/somiyagawa/SINUHE-the-Hierotyper/blob/master/hieroJISbasic.txt) to Google Japanese Input.</w:t>
      </w:r>
    </w:p>
  </w:comment>
  <w:comment w:author="Mateen Ar" w:id="0" w:date="2019-05-10T14:34:23Z">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Host is down. Can you upload elsewhere please?</w:t>
      </w:r>
    </w:p>
  </w:comment>
  <w:comment w:author="So Miyagawa" w:id="1" w:date="2019-12-09T21:30:01Z">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Thank you: it is moved to here: http://somiyagawa.github.io/SINUHE-the-Hierotyper/</w:t>
      </w:r>
    </w:p>
  </w:comment>
  <w:comment w:author="So Miyagawa" w:id="2" w:date="2019-12-09T21:30:31Z">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From where did you find it?</w:t>
      </w:r>
    </w:p>
  </w:comment>
  <w:comment w:author="So Miyagawa" w:id="3" w:date="2019-12-09T21:33:27Z">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Oh, sorry, for responding this late! I was focusing on my dissertation...</w:t>
      </w:r>
    </w:p>
  </w:comment>
  <w:comment w:author="Mateen Ar" w:id="4" w:date="2020-02-19T00:25:07Z">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_Marked as resolved_</w:t>
      </w:r>
    </w:p>
  </w:comment>
  <w:comment w:author="Mateen Ar" w:id="5" w:date="2020-02-19T00:25:31Z">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_Re-opened_</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Georgia"/>
  <w:font w:name="Covered By Your Grace">
    <w:embedRegular w:fontKey="{00000000-0000-0000-0000-000000000000}" r:id="rId1" w:subsetted="0"/>
  </w:font>
  <w:font w:name="Fira Mono">
    <w:embedRegular w:fontKey="{00000000-0000-0000-0000-000000000000}" r:id="rId2" w:subsetted="0"/>
    <w:embedBold w:fontKey="{00000000-0000-0000-0000-000000000000}" r:id="rId3" w:subsetted="0"/>
  </w:font>
  <w:font w:name="Source Code Pro">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 w:name="Oswald">
    <w:embedRegular w:fontKey="{00000000-0000-0000-0000-000000000000}" r:id="rId8" w:subsetted="0"/>
    <w:embedBold w:fontKey="{00000000-0000-0000-0000-000000000000}" r:id="rId9"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E">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0">
    <w:pPr>
      <w:pBdr>
        <w:top w:space="0" w:sz="0" w:val="nil"/>
        <w:left w:space="0" w:sz="0" w:val="nil"/>
        <w:bottom w:space="0" w:sz="0" w:val="nil"/>
        <w:right w:space="0" w:sz="0" w:val="nil"/>
        <w:between w:space="0" w:sz="0" w:val="nil"/>
      </w:pBdr>
      <w:shd w:fill="auto" w:val="clear"/>
      <w:spacing w:before="0" w:line="240" w:lineRule="auto"/>
      <w:ind w:left="-1440" w:right="-1440" w:firstLine="0"/>
      <w:jc w:val="center"/>
      <w:rPr/>
    </w:pPr>
    <w:r w:rsidDel="00000000" w:rsidR="00000000" w:rsidRPr="00000000">
      <w:rPr/>
      <w:drawing>
        <wp:inline distB="114300" distT="114300" distL="114300" distR="114300">
          <wp:extent cx="7717729" cy="3853498"/>
          <wp:effectExtent b="0" l="0" r="0" t="0"/>
          <wp:docPr descr="placeholder graphic" id="2" name="image5.jpg"/>
          <a:graphic>
            <a:graphicData uri="http://schemas.openxmlformats.org/drawingml/2006/picture">
              <pic:pic>
                <pic:nvPicPr>
                  <pic:cNvPr descr="placeholder graphic" id="0" name="image5.jpg"/>
                  <pic:cNvPicPr preferRelativeResize="0"/>
                </pic:nvPicPr>
                <pic:blipFill>
                  <a:blip r:embed="rId1"/>
                  <a:srcRect b="0" l="0" r="0" t="0"/>
                  <a:stretch>
                    <a:fillRect/>
                  </a:stretch>
                </pic:blipFill>
                <pic:spPr>
                  <a:xfrm>
                    <a:off x="0" y="0"/>
                    <a:ext cx="7717729" cy="3853498"/>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63">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64">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65">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66">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67">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68">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69">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6A">
    <w:pPr>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F">
    <w:pPr>
      <w:pBdr>
        <w:top w:space="0" w:sz="0" w:val="nil"/>
        <w:left w:space="0" w:sz="0" w:val="nil"/>
        <w:bottom w:space="0" w:sz="0" w:val="nil"/>
        <w:right w:space="0" w:sz="0" w:val="nil"/>
        <w:between w:space="0" w:sz="0" w:val="nil"/>
      </w:pBdr>
      <w:shd w:fill="auto" w:val="clear"/>
      <w:jc w:val="right"/>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B">
    <w:pPr>
      <w:pBdr>
        <w:top w:space="0" w:sz="0" w:val="nil"/>
        <w:left w:space="0" w:sz="0" w:val="nil"/>
        <w:bottom w:space="0" w:sz="0" w:val="nil"/>
        <w:right w:space="0" w:sz="0" w:val="nil"/>
        <w:between w:space="0" w:sz="0" w:val="nil"/>
      </w:pBdr>
      <w:shd w:fill="auto" w:val="clear"/>
      <w:spacing w:after="400" w:before="1000" w:lineRule="auto"/>
      <w:ind w:right="0"/>
      <w:jc w:val="right"/>
      <w:rPr>
        <w:color w:val="666666"/>
      </w:rPr>
    </w:pPr>
    <w:r w:rsidDel="00000000" w:rsidR="00000000" w:rsidRPr="00000000">
      <w:rPr>
        <w:color w:val="666666"/>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6C">
    <w:pPr>
      <w:pBdr>
        <w:top w:space="0" w:sz="0" w:val="nil"/>
        <w:left w:space="0" w:sz="0" w:val="nil"/>
        <w:bottom w:space="0" w:sz="0" w:val="nil"/>
        <w:right w:space="0" w:sz="0" w:val="nil"/>
        <w:between w:space="0" w:sz="0" w:val="nil"/>
      </w:pBdr>
      <w:shd w:fill="auto" w:val="clear"/>
      <w:spacing w:line="240" w:lineRule="auto"/>
      <w:rPr/>
    </w:pPr>
    <w:r w:rsidDel="00000000" w:rsidR="00000000" w:rsidRPr="00000000">
      <w:rPr/>
      <w:drawing>
        <wp:inline distB="114300" distT="114300" distL="114300" distR="114300">
          <wp:extent cx="5943600" cy="38100"/>
          <wp:effectExtent b="0" l="0" r="0" t="0"/>
          <wp:docPr descr="horizontal line" id="5" name="image1.png"/>
          <a:graphic>
            <a:graphicData uri="http://schemas.openxmlformats.org/drawingml/2006/picture">
              <pic:pic>
                <pic:nvPicPr>
                  <pic:cNvPr descr="horizontal line" id="0" name="image1.png"/>
                  <pic:cNvPicPr preferRelativeResize="0"/>
                </pic:nvPicPr>
                <pic:blipFill>
                  <a:blip r:embed="rId1"/>
                  <a:srcRect b="0" l="0" r="0" t="0"/>
                  <a:stretch>
                    <a:fillRect/>
                  </a:stretch>
                </pic:blipFill>
                <pic:spPr>
                  <a:xfrm>
                    <a:off x="0" y="0"/>
                    <a:ext cx="5943600" cy="3810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Source Code Pro" w:cs="Source Code Pro" w:eastAsia="Source Code Pro" w:hAnsi="Source Code Pro"/>
        <w:color w:val="424242"/>
        <w:sz w:val="22"/>
        <w:szCs w:val="22"/>
        <w:lang w:val="en"/>
      </w:rPr>
    </w:rPrDefault>
    <w:pPrDefault>
      <w:pPr>
        <w:spacing w:before="200" w:line="312"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720" w:line="240" w:lineRule="auto"/>
    </w:pPr>
    <w:rPr>
      <w:rFonts w:ascii="Oswald" w:cs="Oswald" w:eastAsia="Oswald" w:hAnsi="Oswald"/>
      <w:color w:val="424242"/>
      <w:sz w:val="36"/>
      <w:szCs w:val="36"/>
    </w:rPr>
  </w:style>
  <w:style w:type="paragraph" w:styleId="Heading2">
    <w:name w:val="heading 2"/>
    <w:basedOn w:val="Normal"/>
    <w:next w:val="Normal"/>
    <w:pPr>
      <w:spacing w:line="240" w:lineRule="auto"/>
      <w:jc w:val="center"/>
    </w:pPr>
    <w:rPr>
      <w:rFonts w:ascii="Oswald" w:cs="Oswald" w:eastAsia="Oswald" w:hAnsi="Oswald"/>
      <w:color w:val="000000"/>
      <w:sz w:val="32"/>
      <w:szCs w:val="32"/>
    </w:rPr>
  </w:style>
  <w:style w:type="paragraph" w:styleId="Heading3">
    <w:name w:val="heading 3"/>
    <w:basedOn w:val="Normal"/>
    <w:next w:val="Normal"/>
    <w:pPr>
      <w:spacing w:before="0" w:lineRule="auto"/>
    </w:pPr>
    <w:rPr>
      <w:i w:val="1"/>
      <w:color w:val="e31c60"/>
      <w:sz w:val="20"/>
      <w:szCs w:val="20"/>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before="200" w:line="240" w:lineRule="auto"/>
    </w:pPr>
    <w:rPr>
      <w:rFonts w:ascii="Oswald" w:cs="Oswald" w:eastAsia="Oswald" w:hAnsi="Oswald"/>
      <w:color w:val="424242"/>
      <w:sz w:val="104"/>
      <w:szCs w:val="104"/>
    </w:rPr>
  </w:style>
  <w:style w:type="paragraph" w:styleId="Subtitle">
    <w:name w:val="Subtitle"/>
    <w:basedOn w:val="Normal"/>
    <w:next w:val="Normal"/>
    <w:pPr>
      <w:spacing w:before="0" w:lineRule="auto"/>
      <w:jc w:val="center"/>
    </w:pPr>
    <w:rPr>
      <w:rFonts w:ascii="Covered By Your Grace" w:cs="Covered By Your Grace" w:eastAsia="Covered By Your Grace" w:hAnsi="Covered By Your Grace"/>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header" Target="header1.xml"/><Relationship Id="rId20" Type="http://schemas.openxmlformats.org/officeDocument/2006/relationships/hyperlink" Target="https://www.youtube.com/watch?v=qokqLzGGD7Y" TargetMode="External"/><Relationship Id="rId42" Type="http://schemas.openxmlformats.org/officeDocument/2006/relationships/footer" Target="footer2.xml"/><Relationship Id="rId41" Type="http://schemas.openxmlformats.org/officeDocument/2006/relationships/footer" Target="footer1.xml"/><Relationship Id="rId22" Type="http://schemas.openxmlformats.org/officeDocument/2006/relationships/hyperlink" Target="https://www.youtube.com/watch?v=dEaCiduB2OA&amp;feature=youtu.be" TargetMode="External"/><Relationship Id="rId21" Type="http://schemas.openxmlformats.org/officeDocument/2006/relationships/hyperlink" Target="https://www.youtube.com/watch?v=Zx0A3A7K-dQ&amp;feature=youtu.be" TargetMode="External"/><Relationship Id="rId24" Type="http://schemas.openxmlformats.org/officeDocument/2006/relationships/hyperlink" Target="https://www.youtube.com/watch?v=JHJhah1c-K0" TargetMode="External"/><Relationship Id="rId23" Type="http://schemas.openxmlformats.org/officeDocument/2006/relationships/hyperlink" Target="https://www.youtube.com/watch?v=FkUXn5bOwzk"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omiyagawa.github.io/SINUHE-the-Hierotyper/?fbclid=IwAR0K_yciZQ2oqkhBG_cbXSvEaAUmVZRSZwE3OjlNFcNEFT3v4I4QhODR1EU" TargetMode="External"/><Relationship Id="rId26" Type="http://schemas.openxmlformats.org/officeDocument/2006/relationships/hyperlink" Target="https://github.com/" TargetMode="External"/><Relationship Id="rId25" Type="http://schemas.openxmlformats.org/officeDocument/2006/relationships/hyperlink" Target="https://www.youtube.com/watch?v=M77DxXRI014" TargetMode="External"/><Relationship Id="rId28" Type="http://schemas.openxmlformats.org/officeDocument/2006/relationships/hyperlink" Target="https://github.com/PerseusDL" TargetMode="External"/><Relationship Id="rId27" Type="http://schemas.openxmlformats.org/officeDocument/2006/relationships/hyperlink" Target="http://www.perseus.tufts.edu/hopper/"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copticscriptorium.org/" TargetMode="External"/><Relationship Id="rId7" Type="http://schemas.openxmlformats.org/officeDocument/2006/relationships/image" Target="media/image3.png"/><Relationship Id="rId8" Type="http://schemas.openxmlformats.org/officeDocument/2006/relationships/image" Target="media/image2.png"/><Relationship Id="rId31" Type="http://schemas.openxmlformats.org/officeDocument/2006/relationships/hyperlink" Target="http://corpus-tools.org/annis/" TargetMode="External"/><Relationship Id="rId30" Type="http://schemas.openxmlformats.org/officeDocument/2006/relationships/hyperlink" Target="https://github.com/CopticScriptorium" TargetMode="External"/><Relationship Id="rId11" Type="http://schemas.openxmlformats.org/officeDocument/2006/relationships/hyperlink" Target="http://somiyagawa.github.io/SINUHE-the-Hierotyper/?fbclid=IwAR0K_yciZQ2oqkhBG_cbXSvEaAUmVZRSZwE3OjlNFcNEFT3v4I4QhODR1EU" TargetMode="External"/><Relationship Id="rId33" Type="http://schemas.openxmlformats.org/officeDocument/2006/relationships/hyperlink" Target="http://copticscriptorium.org/" TargetMode="External"/><Relationship Id="rId10" Type="http://schemas.openxmlformats.org/officeDocument/2006/relationships/image" Target="media/image4.jpg"/><Relationship Id="rId32" Type="http://schemas.openxmlformats.org/officeDocument/2006/relationships/hyperlink" Target="https://github.com/korpling/ANNIS" TargetMode="External"/><Relationship Id="rId13" Type="http://schemas.openxmlformats.org/officeDocument/2006/relationships/hyperlink" Target="https://github.com/somiyagawa/SINUHE-the-Hierotyper" TargetMode="External"/><Relationship Id="rId35" Type="http://schemas.openxmlformats.org/officeDocument/2006/relationships/hyperlink" Target="https://youtu.be/WswOJlfSbR4" TargetMode="External"/><Relationship Id="rId12" Type="http://schemas.openxmlformats.org/officeDocument/2006/relationships/hyperlink" Target="http://somiyagawa.github.io/SINUHE-the-Hierotyper/?fbclid=IwAR0K_yciZQ2oqkhBG_cbXSvEaAUmVZRSZwE3OjlNFcNEFT3v4I4QhODR1EU" TargetMode="External"/><Relationship Id="rId34" Type="http://schemas.openxmlformats.org/officeDocument/2006/relationships/hyperlink" Target="https://desktop.github.com/" TargetMode="External"/><Relationship Id="rId15" Type="http://schemas.openxmlformats.org/officeDocument/2006/relationships/hyperlink" Target="https://tools.google.com/dlpage/japaneseinput/eula.html?platform=win" TargetMode="External"/><Relationship Id="rId37" Type="http://schemas.openxmlformats.org/officeDocument/2006/relationships/image" Target="media/image9.png"/><Relationship Id="rId14" Type="http://schemas.openxmlformats.org/officeDocument/2006/relationships/hyperlink" Target="https://www.youtube.com/watch?v=EAg2l6Wx7oA" TargetMode="External"/><Relationship Id="rId36" Type="http://schemas.openxmlformats.org/officeDocument/2006/relationships/image" Target="media/image8.png"/><Relationship Id="rId17" Type="http://schemas.openxmlformats.org/officeDocument/2006/relationships/hyperlink" Target="https://www.youtube.com/watch?v=EAg2l6Wx7oA" TargetMode="External"/><Relationship Id="rId39" Type="http://schemas.openxmlformats.org/officeDocument/2006/relationships/header" Target="header2.xml"/><Relationship Id="rId16" Type="http://schemas.openxmlformats.org/officeDocument/2006/relationships/hyperlink" Target="https://github.com/somiyagawa/SINUHE-the-Hierotyper/blob/master/hierojis16112016.txt" TargetMode="External"/><Relationship Id="rId38" Type="http://schemas.openxmlformats.org/officeDocument/2006/relationships/image" Target="media/image7.png"/><Relationship Id="rId19" Type="http://schemas.openxmlformats.org/officeDocument/2006/relationships/hyperlink" Target="https://www.youtube.com/watch?v=RmBgn9W5LtM&amp;feature=share" TargetMode="External"/><Relationship Id="rId18" Type="http://schemas.openxmlformats.org/officeDocument/2006/relationships/image" Target="media/image6.jpg"/></Relationships>
</file>

<file path=word/_rels/fontTable.xml.rels><?xml version="1.0" encoding="UTF-8" standalone="yes"?><Relationships xmlns="http://schemas.openxmlformats.org/package/2006/relationships"><Relationship Id="rId1" Type="http://schemas.openxmlformats.org/officeDocument/2006/relationships/font" Target="fonts/CoveredByYourGrace-regular.ttf"/><Relationship Id="rId2" Type="http://schemas.openxmlformats.org/officeDocument/2006/relationships/font" Target="fonts/FiraMono-regular.ttf"/><Relationship Id="rId3" Type="http://schemas.openxmlformats.org/officeDocument/2006/relationships/font" Target="fonts/FiraMono-bold.ttf"/><Relationship Id="rId4" Type="http://schemas.openxmlformats.org/officeDocument/2006/relationships/font" Target="fonts/SourceCodePro-regular.ttf"/><Relationship Id="rId9" Type="http://schemas.openxmlformats.org/officeDocument/2006/relationships/font" Target="fonts/Oswald-bold.ttf"/><Relationship Id="rId5" Type="http://schemas.openxmlformats.org/officeDocument/2006/relationships/font" Target="fonts/SourceCodePro-bold.ttf"/><Relationship Id="rId6" Type="http://schemas.openxmlformats.org/officeDocument/2006/relationships/font" Target="fonts/SourceCodePro-italic.ttf"/><Relationship Id="rId7" Type="http://schemas.openxmlformats.org/officeDocument/2006/relationships/font" Target="fonts/SourceCodePro-boldItalic.ttf"/><Relationship Id="rId8" Type="http://schemas.openxmlformats.org/officeDocument/2006/relationships/font" Target="fonts/Oswald-regular.ttf"/></Relationships>
</file>

<file path=word/_rels/footer2.xml.rels><?xml version="1.0" encoding="UTF-8" standalone="yes"?><Relationships xmlns="http://schemas.openxmlformats.org/package/2006/relationships"><Relationship Id="rId1" Type="http://schemas.openxmlformats.org/officeDocument/2006/relationships/image" Target="media/image5.jp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